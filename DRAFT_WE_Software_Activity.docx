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387"/>
        <w:gridCol w:w="2131"/>
        <w:gridCol w:w="3240"/>
        <w:gridCol w:w="2092"/>
        <w:gridCol w:w="2220"/>
        <w:gridCol w:w="366"/>
      </w:tblGrid>
      <w:tr w:rsidR="0068569F" w14:paraId="3C3DFAF2" w14:textId="77777777" w:rsidTr="006C3256">
        <w:trPr>
          <w:trHeight w:val="802"/>
        </w:trPr>
        <w:tc>
          <w:tcPr>
            <w:tcW w:w="5758" w:type="dxa"/>
            <w:gridSpan w:val="3"/>
            <w:tcBorders>
              <w:top w:val="single" w:sz="12" w:space="0" w:color="auto"/>
              <w:left w:val="single" w:sz="12" w:space="0" w:color="auto"/>
              <w:bottom w:val="single" w:sz="12" w:space="0" w:color="auto"/>
            </w:tcBorders>
          </w:tcPr>
          <w:p w14:paraId="6D570834" w14:textId="77777777" w:rsidR="006052DA" w:rsidRDefault="006052DA" w:rsidP="006C3256">
            <w:pPr>
              <w:pStyle w:val="TableHeader"/>
              <w:rPr>
                <w:ins w:id="2" w:author="Wells, Kellie S                           Export License Required - US Collins" w:date="2023-06-29T17:06:00Z"/>
              </w:rPr>
            </w:pPr>
            <w:ins w:id="3" w:author="Wells, Kellie S                           Export License Required - US Collins" w:date="2023-06-29T17:06:00Z">
              <w:r>
                <w:t>TITLE</w:t>
              </w:r>
            </w:ins>
          </w:p>
          <w:p w14:paraId="65F4320C" w14:textId="02ED86BF" w:rsidR="0068569F" w:rsidRPr="00922286" w:rsidRDefault="00A81797" w:rsidP="006C3256">
            <w:pPr>
              <w:pStyle w:val="TableHeader"/>
            </w:pPr>
            <w:r>
              <w:t>Engineering Work Experience Software Activity: Decrypting Hidden Transmissions</w:t>
            </w:r>
            <w:r w:rsidR="000E7E7C">
              <w:t xml:space="preserve"> with the BBC micro:bit</w:t>
            </w:r>
          </w:p>
        </w:tc>
        <w:tc>
          <w:tcPr>
            <w:tcW w:w="2092" w:type="dxa"/>
            <w:tcBorders>
              <w:top w:val="single" w:sz="12" w:space="0" w:color="auto"/>
              <w:bottom w:val="single" w:sz="12" w:space="0" w:color="auto"/>
              <w:right w:val="nil"/>
            </w:tcBorders>
          </w:tcPr>
          <w:p w14:paraId="6430E660" w14:textId="77777777" w:rsidR="0068569F" w:rsidRPr="0008200B" w:rsidRDefault="0068569F" w:rsidP="006C3256">
            <w:pPr>
              <w:pStyle w:val="Tabletext"/>
            </w:pPr>
            <w:r w:rsidRPr="0008200B">
              <w:t>Document Number:</w:t>
            </w:r>
          </w:p>
          <w:p w14:paraId="4302DFEB" w14:textId="77777777" w:rsidR="0068569F" w:rsidRPr="0008200B" w:rsidRDefault="0068569F" w:rsidP="006C3256">
            <w:pPr>
              <w:pStyle w:val="Tabletext"/>
            </w:pPr>
            <w:r w:rsidRPr="0008200B">
              <w:t>Revision:</w:t>
            </w:r>
          </w:p>
          <w:p w14:paraId="60551B8D" w14:textId="77777777" w:rsidR="0068569F" w:rsidRPr="0008200B" w:rsidRDefault="0068569F" w:rsidP="006C3256">
            <w:pPr>
              <w:pStyle w:val="Tabletext"/>
            </w:pPr>
            <w:r w:rsidRPr="0008200B">
              <w:t>Change Number:</w:t>
            </w:r>
          </w:p>
        </w:tc>
        <w:tc>
          <w:tcPr>
            <w:tcW w:w="2586" w:type="dxa"/>
            <w:gridSpan w:val="2"/>
            <w:tcBorders>
              <w:top w:val="single" w:sz="12" w:space="0" w:color="auto"/>
              <w:left w:val="nil"/>
              <w:bottom w:val="single" w:sz="12" w:space="0" w:color="auto"/>
              <w:right w:val="single" w:sz="12" w:space="0" w:color="auto"/>
            </w:tcBorders>
          </w:tcPr>
          <w:p w14:paraId="3C0EE09E" w14:textId="105EDD38" w:rsidR="0068569F" w:rsidRDefault="000E7E7C" w:rsidP="006C3256">
            <w:pPr>
              <w:pStyle w:val="Tabletext"/>
            </w:pPr>
            <w:r>
              <w:t>TODO</w:t>
            </w:r>
          </w:p>
          <w:p w14:paraId="21CBD28F" w14:textId="40AFC094" w:rsidR="0068569F" w:rsidRPr="0008200B" w:rsidRDefault="00A81797" w:rsidP="006C3256">
            <w:pPr>
              <w:pStyle w:val="Tabletext"/>
            </w:pPr>
            <w:r>
              <w:t>1</w:t>
            </w:r>
          </w:p>
          <w:p w14:paraId="23598487" w14:textId="306B0882" w:rsidR="0068569F" w:rsidRPr="0008200B" w:rsidRDefault="000E7E7C" w:rsidP="006C3256">
            <w:pPr>
              <w:pStyle w:val="Tabletext"/>
            </w:pPr>
            <w:r>
              <w:t>TODO</w:t>
            </w:r>
          </w:p>
        </w:tc>
      </w:tr>
      <w:tr w:rsidR="0068569F" w14:paraId="5A8D70A8" w14:textId="77777777" w:rsidTr="006C3256">
        <w:trPr>
          <w:trHeight w:val="134"/>
        </w:trPr>
        <w:tc>
          <w:tcPr>
            <w:tcW w:w="10436" w:type="dxa"/>
            <w:gridSpan w:val="6"/>
            <w:tcBorders>
              <w:top w:val="single" w:sz="12" w:space="0" w:color="auto"/>
              <w:left w:val="single" w:sz="12" w:space="0" w:color="auto"/>
              <w:bottom w:val="nil"/>
              <w:right w:val="single" w:sz="12" w:space="0" w:color="auto"/>
            </w:tcBorders>
          </w:tcPr>
          <w:p w14:paraId="30D0EFD4" w14:textId="77777777" w:rsidR="0068569F" w:rsidRDefault="0068569F" w:rsidP="006C3256">
            <w:pPr>
              <w:pStyle w:val="Tabletext"/>
            </w:pPr>
          </w:p>
        </w:tc>
      </w:tr>
      <w:tr w:rsidR="0068569F" w14:paraId="77A76C23" w14:textId="77777777" w:rsidTr="006C3256">
        <w:trPr>
          <w:trHeight w:val="175"/>
        </w:trPr>
        <w:tc>
          <w:tcPr>
            <w:tcW w:w="387" w:type="dxa"/>
            <w:vMerge w:val="restart"/>
            <w:tcBorders>
              <w:top w:val="nil"/>
              <w:left w:val="single" w:sz="12" w:space="0" w:color="auto"/>
              <w:right w:val="single" w:sz="12" w:space="0" w:color="auto"/>
            </w:tcBorders>
          </w:tcPr>
          <w:p w14:paraId="7F27B24C" w14:textId="77777777" w:rsidR="0068569F" w:rsidRDefault="0068569F" w:rsidP="006C3256">
            <w:pPr>
              <w:pStyle w:val="Tabletext"/>
            </w:pPr>
          </w:p>
        </w:tc>
        <w:tc>
          <w:tcPr>
            <w:tcW w:w="7463" w:type="dxa"/>
            <w:gridSpan w:val="3"/>
            <w:tcBorders>
              <w:top w:val="single" w:sz="12" w:space="0" w:color="auto"/>
              <w:left w:val="single" w:sz="12" w:space="0" w:color="auto"/>
              <w:bottom w:val="nil"/>
              <w:right w:val="nil"/>
            </w:tcBorders>
          </w:tcPr>
          <w:p w14:paraId="30F00293" w14:textId="7B46C2E6" w:rsidR="0068569F" w:rsidRDefault="0068569F" w:rsidP="006C3256">
            <w:pPr>
              <w:pStyle w:val="Tabletext"/>
            </w:pPr>
          </w:p>
        </w:tc>
        <w:tc>
          <w:tcPr>
            <w:tcW w:w="2220" w:type="dxa"/>
            <w:tcBorders>
              <w:top w:val="single" w:sz="12" w:space="0" w:color="auto"/>
              <w:left w:val="nil"/>
              <w:bottom w:val="nil"/>
              <w:right w:val="single" w:sz="12" w:space="0" w:color="auto"/>
            </w:tcBorders>
          </w:tcPr>
          <w:p w14:paraId="029F89B6" w14:textId="77777777" w:rsidR="0068569F" w:rsidRDefault="0068569F" w:rsidP="006C3256">
            <w:pPr>
              <w:pStyle w:val="Tabletext"/>
            </w:pPr>
          </w:p>
        </w:tc>
        <w:tc>
          <w:tcPr>
            <w:tcW w:w="366" w:type="dxa"/>
            <w:vMerge w:val="restart"/>
            <w:tcBorders>
              <w:top w:val="nil"/>
              <w:left w:val="single" w:sz="12" w:space="0" w:color="auto"/>
              <w:right w:val="single" w:sz="12" w:space="0" w:color="auto"/>
            </w:tcBorders>
          </w:tcPr>
          <w:p w14:paraId="3D72C975" w14:textId="77777777" w:rsidR="0068569F" w:rsidRDefault="0068569F" w:rsidP="006C3256">
            <w:pPr>
              <w:pStyle w:val="Security"/>
              <w:spacing w:before="0"/>
            </w:pPr>
          </w:p>
        </w:tc>
      </w:tr>
      <w:tr w:rsidR="0068569F" w14:paraId="619DD848" w14:textId="77777777" w:rsidTr="006C3256">
        <w:trPr>
          <w:trHeight w:val="1099"/>
        </w:trPr>
        <w:tc>
          <w:tcPr>
            <w:tcW w:w="387" w:type="dxa"/>
            <w:vMerge/>
            <w:tcBorders>
              <w:left w:val="single" w:sz="12" w:space="0" w:color="auto"/>
              <w:right w:val="single" w:sz="12" w:space="0" w:color="auto"/>
            </w:tcBorders>
          </w:tcPr>
          <w:p w14:paraId="6CEC7B5D" w14:textId="77777777" w:rsidR="0068569F" w:rsidRDefault="0068569F" w:rsidP="006C3256">
            <w:pPr>
              <w:pStyle w:val="Tabletext"/>
            </w:pPr>
          </w:p>
        </w:tc>
        <w:tc>
          <w:tcPr>
            <w:tcW w:w="7463" w:type="dxa"/>
            <w:gridSpan w:val="3"/>
            <w:vMerge w:val="restart"/>
            <w:tcBorders>
              <w:top w:val="nil"/>
              <w:left w:val="single" w:sz="12" w:space="0" w:color="auto"/>
              <w:right w:val="nil"/>
            </w:tcBorders>
          </w:tcPr>
          <w:p w14:paraId="543EE9AD" w14:textId="72B6E6EA" w:rsidR="0068569F" w:rsidRDefault="0068569F" w:rsidP="006C3256">
            <w:pPr>
              <w:pStyle w:val="Tabletext"/>
            </w:pPr>
          </w:p>
          <w:p w14:paraId="0C97652C" w14:textId="77777777" w:rsidR="0068569F" w:rsidRDefault="0068569F" w:rsidP="006C3256">
            <w:pPr>
              <w:pStyle w:val="Tabletext"/>
            </w:pPr>
          </w:p>
          <w:p w14:paraId="2710FBDD" w14:textId="77777777" w:rsidR="0068569F" w:rsidRDefault="0068569F" w:rsidP="006C3256">
            <w:pPr>
              <w:pStyle w:val="Tabletext"/>
            </w:pPr>
            <w:r>
              <w:rPr>
                <w:noProof/>
                <w:lang w:eastAsia="en-GB"/>
              </w:rPr>
              <mc:AlternateContent>
                <mc:Choice Requires="wps">
                  <w:drawing>
                    <wp:anchor distT="0" distB="0" distL="114300" distR="114300" simplePos="0" relativeHeight="251659264" behindDoc="0" locked="0" layoutInCell="1" allowOverlap="1" wp14:anchorId="2AFFA909" wp14:editId="2D048621">
                      <wp:simplePos x="0" y="0"/>
                      <wp:positionH relativeFrom="column">
                        <wp:posOffset>-143239</wp:posOffset>
                      </wp:positionH>
                      <wp:positionV relativeFrom="paragraph">
                        <wp:posOffset>2126363</wp:posOffset>
                      </wp:positionV>
                      <wp:extent cx="4572000" cy="19812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981200"/>
                              </a:xfrm>
                              <a:prstGeom prst="rect">
                                <a:avLst/>
                              </a:prstGeom>
                              <a:noFill/>
                              <a:ln w="19050">
                                <a:noFill/>
                                <a:miter lim="800000"/>
                                <a:headEnd/>
                                <a:tailEnd/>
                              </a:ln>
                            </wps:spPr>
                            <wps:txbx>
                              <w:txbxContent>
                                <w:p w14:paraId="7E8D4B98" w14:textId="77777777" w:rsidR="000E7E7C" w:rsidRDefault="000E7E7C"/>
                                <w:p w14:paraId="69C145DF" w14:textId="77777777" w:rsidR="000E7E7C" w:rsidRDefault="000E7E7C"/>
                                <w:p w14:paraId="10EECDE4" w14:textId="77777777" w:rsidR="000E7E7C" w:rsidRDefault="000E7E7C"/>
                                <w:p w14:paraId="7CB17415" w14:textId="77777777" w:rsidR="000E7E7C" w:rsidRDefault="000E7E7C"/>
                                <w:p w14:paraId="49107E44" w14:textId="77777777" w:rsidR="000E7E7C" w:rsidRDefault="000E7E7C"/>
                                <w:p w14:paraId="6903EC8A" w14:textId="77777777" w:rsidR="000E7E7C" w:rsidRDefault="000E7E7C"/>
                                <w:p w14:paraId="6104B33C" w14:textId="77777777" w:rsidR="000E7E7C" w:rsidRDefault="000E7E7C"/>
                                <w:p w14:paraId="64C9E2DF" w14:textId="77777777" w:rsidR="000E7E7C" w:rsidRDefault="000E7E7C"/>
                                <w:p w14:paraId="29AC521D" w14:textId="77777777" w:rsidR="000E7E7C" w:rsidRDefault="000E7E7C"/>
                                <w:p w14:paraId="08B7E34D" w14:textId="77777777" w:rsidR="000E7E7C" w:rsidRDefault="000E7E7C"/>
                                <w:p w14:paraId="0679345B" w14:textId="77777777" w:rsidR="000E7E7C" w:rsidRDefault="000E7E7C"/>
                                <w:tbl>
                                  <w:tblPr>
                                    <w:tblW w:w="0" w:type="auto"/>
                                    <w:tblCellMar>
                                      <w:left w:w="0" w:type="dxa"/>
                                      <w:right w:w="0" w:type="dxa"/>
                                    </w:tblCellMar>
                                    <w:tblLook w:val="04A0" w:firstRow="1" w:lastRow="0" w:firstColumn="1" w:lastColumn="0" w:noHBand="0" w:noVBand="1"/>
                                  </w:tblPr>
                                  <w:tblGrid>
                                    <w:gridCol w:w="6882"/>
                                  </w:tblGrid>
                                  <w:tr w:rsidR="0068569F" w14:paraId="5F4C1DEF" w14:textId="77777777" w:rsidTr="000E7E7C">
                                    <w:tc>
                                      <w:tcPr>
                                        <w:tcW w:w="6882" w:type="dxa"/>
                                        <w:tcMar>
                                          <w:top w:w="0" w:type="dxa"/>
                                          <w:left w:w="108" w:type="dxa"/>
                                          <w:bottom w:w="0" w:type="dxa"/>
                                          <w:right w:w="108" w:type="dxa"/>
                                        </w:tcMar>
                                      </w:tcPr>
                                      <w:p w14:paraId="48A439D9" w14:textId="3720C0B2" w:rsidR="0068569F" w:rsidRPr="00056296" w:rsidRDefault="0068569F" w:rsidP="00694FF3">
                                        <w:pPr>
                                          <w:rPr>
                                            <w:color w:val="843C0C"/>
                                            <w:sz w:val="16"/>
                                            <w:szCs w:val="16"/>
                                          </w:rPr>
                                        </w:pPr>
                                      </w:p>
                                    </w:tc>
                                  </w:tr>
                                  <w:tr w:rsidR="0068569F" w14:paraId="6018A5F1" w14:textId="77777777" w:rsidTr="000E7E7C">
                                    <w:tc>
                                      <w:tcPr>
                                        <w:tcW w:w="6882" w:type="dxa"/>
                                        <w:tcMar>
                                          <w:top w:w="0" w:type="dxa"/>
                                          <w:left w:w="108" w:type="dxa"/>
                                          <w:bottom w:w="0" w:type="dxa"/>
                                          <w:right w:w="108" w:type="dxa"/>
                                        </w:tcMar>
                                        <w:hideMark/>
                                      </w:tcPr>
                                      <w:p w14:paraId="06254D71" w14:textId="77777777" w:rsidR="0068569F" w:rsidRDefault="0068569F" w:rsidP="00694FF3">
                                        <w:pPr>
                                          <w:pStyle w:val="Tabletext"/>
                                          <w:rPr>
                                            <w:rFonts w:ascii="Calibri" w:hAnsi="Calibri" w:cs="Calibri"/>
                                            <w:color w:val="843C0C"/>
                                          </w:rPr>
                                        </w:pPr>
                                      </w:p>
                                    </w:tc>
                                  </w:tr>
                                  <w:tr w:rsidR="0068569F" w14:paraId="3EDE496C" w14:textId="77777777" w:rsidTr="000E7E7C">
                                    <w:tc>
                                      <w:tcPr>
                                        <w:tcW w:w="6882" w:type="dxa"/>
                                        <w:tcMar>
                                          <w:top w:w="0" w:type="dxa"/>
                                          <w:left w:w="108" w:type="dxa"/>
                                          <w:bottom w:w="0" w:type="dxa"/>
                                          <w:right w:w="108" w:type="dxa"/>
                                        </w:tcMar>
                                        <w:hideMark/>
                                      </w:tcPr>
                                      <w:p w14:paraId="2CA2E9BD" w14:textId="77777777" w:rsidR="0068569F" w:rsidRDefault="0068569F" w:rsidP="00694FF3">
                                        <w:pPr>
                                          <w:pStyle w:val="Tabletext"/>
                                          <w:rPr>
                                            <w:color w:val="00B050"/>
                                            <w:sz w:val="16"/>
                                            <w:szCs w:val="16"/>
                                          </w:rPr>
                                        </w:pPr>
                                        <w:r>
                                          <w:rPr>
                                            <w:color w:val="00B050"/>
                                            <w:sz w:val="16"/>
                                            <w:szCs w:val="16"/>
                                          </w:rPr>
                                          <w:t>This document/file does not contain any export controlled technical data (NSR)</w:t>
                                        </w:r>
                                      </w:p>
                                      <w:p w14:paraId="00EDD3AD" w14:textId="77777777" w:rsidR="0068569F" w:rsidRDefault="0068569F" w:rsidP="00694FF3">
                                        <w:pPr>
                                          <w:pStyle w:val="Tabletext"/>
                                          <w:rPr>
                                            <w:rFonts w:ascii="Calibri" w:hAnsi="Calibri" w:cs="Calibri"/>
                                            <w:color w:val="1F497D"/>
                                          </w:rPr>
                                        </w:pPr>
                                      </w:p>
                                    </w:tc>
                                  </w:tr>
                                </w:tbl>
                                <w:p w14:paraId="70B38934" w14:textId="77777777" w:rsidR="0068569F" w:rsidRPr="002A6CB5" w:rsidRDefault="0068569F" w:rsidP="0068569F">
                                  <w:pPr>
                                    <w:pStyle w:val="Tabletext"/>
                                    <w:jc w:val="both"/>
                                    <w:rPr>
                                      <w:color w:val="00B050"/>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FFA909" id="_x0000_t202" coordsize="21600,21600" o:spt="202" path="m,l,21600r21600,l21600,xe">
                      <v:stroke joinstyle="miter"/>
                      <v:path gradientshapeok="t" o:connecttype="rect"/>
                    </v:shapetype>
                    <v:shape id="Text Box 2" o:spid="_x0000_s1026" type="#_x0000_t202" style="position:absolute;margin-left:-11.3pt;margin-top:167.45pt;width:5in;height:1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" filled="f" stroked="f" strokeweight="1.5pt">
                      <v:textbox>
                        <w:txbxContent>
                          <w:p w14:paraId="7E8D4B98" w14:textId="77777777" w:rsidR="000E7E7C" w:rsidRDefault="000E7E7C"/>
                          <w:p w14:paraId="69C145DF" w14:textId="77777777" w:rsidR="000E7E7C" w:rsidRDefault="000E7E7C"/>
                          <w:p w14:paraId="10EECDE4" w14:textId="77777777" w:rsidR="000E7E7C" w:rsidRDefault="000E7E7C"/>
                          <w:p w14:paraId="7CB17415" w14:textId="77777777" w:rsidR="000E7E7C" w:rsidRDefault="000E7E7C"/>
                          <w:p w14:paraId="49107E44" w14:textId="77777777" w:rsidR="000E7E7C" w:rsidRDefault="000E7E7C"/>
                          <w:p w14:paraId="6903EC8A" w14:textId="77777777" w:rsidR="000E7E7C" w:rsidRDefault="000E7E7C"/>
                          <w:p w14:paraId="6104B33C" w14:textId="77777777" w:rsidR="000E7E7C" w:rsidRDefault="000E7E7C"/>
                          <w:p w14:paraId="64C9E2DF" w14:textId="77777777" w:rsidR="000E7E7C" w:rsidRDefault="000E7E7C"/>
                          <w:p w14:paraId="29AC521D" w14:textId="77777777" w:rsidR="000E7E7C" w:rsidRDefault="000E7E7C"/>
                          <w:p w14:paraId="08B7E34D" w14:textId="77777777" w:rsidR="000E7E7C" w:rsidRDefault="000E7E7C"/>
                          <w:p w14:paraId="0679345B" w14:textId="77777777" w:rsidR="000E7E7C" w:rsidRDefault="000E7E7C"/>
                          <w:tbl>
                            <w:tblPr>
                              <w:tblW w:w="0" w:type="auto"/>
                              <w:tblCellMar>
                                <w:left w:w="0" w:type="dxa"/>
                                <w:right w:w="0" w:type="dxa"/>
                              </w:tblCellMar>
                              <w:tblLook w:val="04A0" w:firstRow="1" w:lastRow="0" w:firstColumn="1" w:lastColumn="0" w:noHBand="0" w:noVBand="1"/>
                            </w:tblPr>
                            <w:tblGrid>
                              <w:gridCol w:w="6882"/>
                            </w:tblGrid>
                            <w:tr w:rsidR="0068569F" w14:paraId="5F4C1DEF" w14:textId="77777777" w:rsidTr="000E7E7C">
                              <w:tc>
                                <w:tcPr>
                                  <w:tcW w:w="6882" w:type="dxa"/>
                                  <w:tcMar>
                                    <w:top w:w="0" w:type="dxa"/>
                                    <w:left w:w="108" w:type="dxa"/>
                                    <w:bottom w:w="0" w:type="dxa"/>
                                    <w:right w:w="108" w:type="dxa"/>
                                  </w:tcMar>
                                </w:tcPr>
                                <w:p w14:paraId="48A439D9" w14:textId="3720C0B2" w:rsidR="0068569F" w:rsidRPr="00056296" w:rsidRDefault="0068569F" w:rsidP="00694FF3">
                                  <w:pPr>
                                    <w:rPr>
                                      <w:color w:val="843C0C"/>
                                      <w:sz w:val="16"/>
                                      <w:szCs w:val="16"/>
                                    </w:rPr>
                                  </w:pPr>
                                </w:p>
                              </w:tc>
                            </w:tr>
                            <w:tr w:rsidR="0068569F" w14:paraId="6018A5F1" w14:textId="77777777" w:rsidTr="000E7E7C">
                              <w:tc>
                                <w:tcPr>
                                  <w:tcW w:w="6882" w:type="dxa"/>
                                  <w:tcMar>
                                    <w:top w:w="0" w:type="dxa"/>
                                    <w:left w:w="108" w:type="dxa"/>
                                    <w:bottom w:w="0" w:type="dxa"/>
                                    <w:right w:w="108" w:type="dxa"/>
                                  </w:tcMar>
                                  <w:hideMark/>
                                </w:tcPr>
                                <w:p w14:paraId="06254D71" w14:textId="77777777" w:rsidR="0068569F" w:rsidRDefault="0068569F" w:rsidP="00694FF3">
                                  <w:pPr>
                                    <w:pStyle w:val="Tabletext"/>
                                    <w:rPr>
                                      <w:rFonts w:ascii="Calibri" w:hAnsi="Calibri" w:cs="Calibri"/>
                                      <w:color w:val="843C0C"/>
                                    </w:rPr>
                                  </w:pPr>
                                </w:p>
                              </w:tc>
                            </w:tr>
                            <w:tr w:rsidR="0068569F" w14:paraId="3EDE496C" w14:textId="77777777" w:rsidTr="000E7E7C">
                              <w:tc>
                                <w:tcPr>
                                  <w:tcW w:w="6882" w:type="dxa"/>
                                  <w:tcMar>
                                    <w:top w:w="0" w:type="dxa"/>
                                    <w:left w:w="108" w:type="dxa"/>
                                    <w:bottom w:w="0" w:type="dxa"/>
                                    <w:right w:w="108" w:type="dxa"/>
                                  </w:tcMar>
                                  <w:hideMark/>
                                </w:tcPr>
                                <w:p w14:paraId="2CA2E9BD" w14:textId="77777777" w:rsidR="0068569F" w:rsidRDefault="0068569F" w:rsidP="00694FF3">
                                  <w:pPr>
                                    <w:pStyle w:val="Tabletext"/>
                                    <w:rPr>
                                      <w:color w:val="00B050"/>
                                      <w:sz w:val="16"/>
                                      <w:szCs w:val="16"/>
                                    </w:rPr>
                                  </w:pPr>
                                  <w:r>
                                    <w:rPr>
                                      <w:color w:val="00B050"/>
                                      <w:sz w:val="16"/>
                                      <w:szCs w:val="16"/>
                                    </w:rPr>
                                    <w:t>This document/file does not contain any export controlled technical data (NSR)</w:t>
                                  </w:r>
                                </w:p>
                                <w:p w14:paraId="00EDD3AD" w14:textId="77777777" w:rsidR="0068569F" w:rsidRDefault="0068569F" w:rsidP="00694FF3">
                                  <w:pPr>
                                    <w:pStyle w:val="Tabletext"/>
                                    <w:rPr>
                                      <w:rFonts w:ascii="Calibri" w:hAnsi="Calibri" w:cs="Calibri"/>
                                      <w:color w:val="1F497D"/>
                                    </w:rPr>
                                  </w:pPr>
                                </w:p>
                              </w:tc>
                            </w:tr>
                          </w:tbl>
                          <w:p w14:paraId="70B38934" w14:textId="77777777" w:rsidR="0068569F" w:rsidRPr="002A6CB5" w:rsidRDefault="0068569F" w:rsidP="0068569F">
                            <w:pPr>
                              <w:pStyle w:val="Tabletext"/>
                              <w:jc w:val="both"/>
                              <w:rPr>
                                <w:color w:val="00B050"/>
                                <w:sz w:val="16"/>
                              </w:rPr>
                            </w:pPr>
                          </w:p>
                        </w:txbxContent>
                      </v:textbox>
                    </v:shape>
                  </w:pict>
                </mc:Fallback>
              </mc:AlternateContent>
            </w:r>
          </w:p>
        </w:tc>
        <w:tc>
          <w:tcPr>
            <w:tcW w:w="2220" w:type="dxa"/>
            <w:tcBorders>
              <w:top w:val="nil"/>
              <w:left w:val="nil"/>
              <w:bottom w:val="nil"/>
              <w:right w:val="single" w:sz="12" w:space="0" w:color="auto"/>
            </w:tcBorders>
          </w:tcPr>
          <w:p w14:paraId="519B0D93" w14:textId="77777777" w:rsidR="0068569F" w:rsidRDefault="0068569F" w:rsidP="006C3256">
            <w:pPr>
              <w:pStyle w:val="Tabletext"/>
            </w:pPr>
          </w:p>
        </w:tc>
        <w:tc>
          <w:tcPr>
            <w:tcW w:w="366" w:type="dxa"/>
            <w:vMerge/>
            <w:tcBorders>
              <w:left w:val="single" w:sz="12" w:space="0" w:color="auto"/>
              <w:right w:val="single" w:sz="12" w:space="0" w:color="auto"/>
            </w:tcBorders>
          </w:tcPr>
          <w:p w14:paraId="44649466" w14:textId="77777777" w:rsidR="0068569F" w:rsidRDefault="0068569F" w:rsidP="006C3256">
            <w:pPr>
              <w:pStyle w:val="Security"/>
              <w:spacing w:before="0"/>
            </w:pPr>
          </w:p>
        </w:tc>
      </w:tr>
      <w:tr w:rsidR="0068569F" w14:paraId="7D68C008" w14:textId="77777777" w:rsidTr="006C3256">
        <w:tc>
          <w:tcPr>
            <w:tcW w:w="387" w:type="dxa"/>
            <w:vMerge/>
            <w:tcBorders>
              <w:left w:val="single" w:sz="12" w:space="0" w:color="auto"/>
              <w:right w:val="single" w:sz="12" w:space="0" w:color="auto"/>
            </w:tcBorders>
          </w:tcPr>
          <w:p w14:paraId="7F7F2A14" w14:textId="77777777" w:rsidR="0068569F" w:rsidRDefault="0068569F" w:rsidP="006C3256">
            <w:pPr>
              <w:pStyle w:val="Tabletext"/>
            </w:pPr>
          </w:p>
        </w:tc>
        <w:tc>
          <w:tcPr>
            <w:tcW w:w="7463" w:type="dxa"/>
            <w:gridSpan w:val="3"/>
            <w:vMerge/>
            <w:tcBorders>
              <w:left w:val="single" w:sz="12" w:space="0" w:color="auto"/>
              <w:right w:val="nil"/>
            </w:tcBorders>
          </w:tcPr>
          <w:p w14:paraId="4C7E3EFF" w14:textId="77777777" w:rsidR="0068569F" w:rsidRDefault="0068569F" w:rsidP="006C3256">
            <w:pPr>
              <w:pStyle w:val="Tabletext"/>
            </w:pPr>
          </w:p>
        </w:tc>
        <w:tc>
          <w:tcPr>
            <w:tcW w:w="2220" w:type="dxa"/>
            <w:tcBorders>
              <w:top w:val="nil"/>
              <w:left w:val="nil"/>
              <w:bottom w:val="nil"/>
              <w:right w:val="single" w:sz="12" w:space="0" w:color="auto"/>
            </w:tcBorders>
          </w:tcPr>
          <w:p w14:paraId="22438EAF" w14:textId="77777777" w:rsidR="0068569F" w:rsidRDefault="0068569F" w:rsidP="006C3256">
            <w:pPr>
              <w:pStyle w:val="Tabletext"/>
            </w:pPr>
          </w:p>
        </w:tc>
        <w:tc>
          <w:tcPr>
            <w:tcW w:w="366" w:type="dxa"/>
            <w:vMerge/>
            <w:tcBorders>
              <w:left w:val="single" w:sz="12" w:space="0" w:color="auto"/>
              <w:right w:val="single" w:sz="12" w:space="0" w:color="auto"/>
            </w:tcBorders>
          </w:tcPr>
          <w:p w14:paraId="14C5A572" w14:textId="77777777" w:rsidR="0068569F" w:rsidRDefault="0068569F" w:rsidP="006C3256">
            <w:pPr>
              <w:pStyle w:val="Security"/>
              <w:spacing w:before="0"/>
            </w:pPr>
          </w:p>
        </w:tc>
      </w:tr>
      <w:tr w:rsidR="0068569F" w14:paraId="4D8CEB69" w14:textId="77777777" w:rsidTr="006C3256">
        <w:trPr>
          <w:trHeight w:val="1077"/>
        </w:trPr>
        <w:tc>
          <w:tcPr>
            <w:tcW w:w="387" w:type="dxa"/>
            <w:vMerge/>
            <w:tcBorders>
              <w:left w:val="single" w:sz="12" w:space="0" w:color="auto"/>
              <w:right w:val="single" w:sz="12" w:space="0" w:color="auto"/>
            </w:tcBorders>
          </w:tcPr>
          <w:p w14:paraId="369BE6E5" w14:textId="77777777" w:rsidR="0068569F" w:rsidRDefault="0068569F" w:rsidP="006C3256">
            <w:pPr>
              <w:pStyle w:val="Tabletext"/>
            </w:pPr>
          </w:p>
        </w:tc>
        <w:tc>
          <w:tcPr>
            <w:tcW w:w="7463" w:type="dxa"/>
            <w:gridSpan w:val="3"/>
            <w:vMerge/>
            <w:tcBorders>
              <w:left w:val="single" w:sz="12" w:space="0" w:color="auto"/>
              <w:right w:val="nil"/>
            </w:tcBorders>
          </w:tcPr>
          <w:p w14:paraId="15F5BFED" w14:textId="77777777" w:rsidR="0068569F" w:rsidRDefault="0068569F" w:rsidP="006C3256">
            <w:pPr>
              <w:pStyle w:val="Tabletext"/>
            </w:pPr>
          </w:p>
        </w:tc>
        <w:tc>
          <w:tcPr>
            <w:tcW w:w="2220" w:type="dxa"/>
            <w:tcBorders>
              <w:top w:val="nil"/>
              <w:left w:val="nil"/>
              <w:bottom w:val="nil"/>
              <w:right w:val="single" w:sz="12" w:space="0" w:color="auto"/>
            </w:tcBorders>
          </w:tcPr>
          <w:p w14:paraId="0FD0ADAF" w14:textId="77777777" w:rsidR="0068569F" w:rsidRDefault="0068569F" w:rsidP="006C3256">
            <w:pPr>
              <w:pStyle w:val="Tabletext"/>
            </w:pPr>
          </w:p>
        </w:tc>
        <w:tc>
          <w:tcPr>
            <w:tcW w:w="366" w:type="dxa"/>
            <w:vMerge/>
            <w:tcBorders>
              <w:left w:val="single" w:sz="12" w:space="0" w:color="auto"/>
              <w:right w:val="single" w:sz="12" w:space="0" w:color="auto"/>
            </w:tcBorders>
          </w:tcPr>
          <w:p w14:paraId="53A3CA18" w14:textId="77777777" w:rsidR="0068569F" w:rsidRDefault="0068569F" w:rsidP="006C3256">
            <w:pPr>
              <w:pStyle w:val="Security"/>
              <w:spacing w:before="0"/>
            </w:pPr>
          </w:p>
        </w:tc>
      </w:tr>
      <w:tr w:rsidR="0068569F" w14:paraId="1EE057BB" w14:textId="77777777" w:rsidTr="006C3256">
        <w:tc>
          <w:tcPr>
            <w:tcW w:w="387" w:type="dxa"/>
            <w:vMerge/>
            <w:tcBorders>
              <w:left w:val="single" w:sz="12" w:space="0" w:color="auto"/>
              <w:right w:val="single" w:sz="12" w:space="0" w:color="auto"/>
            </w:tcBorders>
          </w:tcPr>
          <w:p w14:paraId="322FFC2E" w14:textId="77777777" w:rsidR="0068569F" w:rsidRDefault="0068569F" w:rsidP="006C3256">
            <w:pPr>
              <w:pStyle w:val="Tabletext"/>
            </w:pPr>
          </w:p>
        </w:tc>
        <w:tc>
          <w:tcPr>
            <w:tcW w:w="7463" w:type="dxa"/>
            <w:gridSpan w:val="3"/>
            <w:vMerge/>
            <w:tcBorders>
              <w:left w:val="single" w:sz="12" w:space="0" w:color="auto"/>
              <w:right w:val="nil"/>
            </w:tcBorders>
          </w:tcPr>
          <w:p w14:paraId="75EA2CCD" w14:textId="77777777" w:rsidR="0068569F" w:rsidRDefault="0068569F" w:rsidP="006C3256">
            <w:pPr>
              <w:pStyle w:val="Tabletext"/>
            </w:pPr>
          </w:p>
        </w:tc>
        <w:tc>
          <w:tcPr>
            <w:tcW w:w="2220" w:type="dxa"/>
            <w:tcBorders>
              <w:top w:val="nil"/>
              <w:left w:val="nil"/>
              <w:bottom w:val="nil"/>
              <w:right w:val="single" w:sz="12" w:space="0" w:color="auto"/>
            </w:tcBorders>
          </w:tcPr>
          <w:p w14:paraId="33C5A83D" w14:textId="77777777" w:rsidR="0068569F" w:rsidRDefault="0068569F" w:rsidP="006C3256">
            <w:pPr>
              <w:pStyle w:val="Tabletext"/>
            </w:pPr>
          </w:p>
        </w:tc>
        <w:tc>
          <w:tcPr>
            <w:tcW w:w="366" w:type="dxa"/>
            <w:vMerge/>
            <w:tcBorders>
              <w:left w:val="single" w:sz="12" w:space="0" w:color="auto"/>
              <w:right w:val="single" w:sz="12" w:space="0" w:color="auto"/>
            </w:tcBorders>
          </w:tcPr>
          <w:p w14:paraId="40D3F810" w14:textId="77777777" w:rsidR="0068569F" w:rsidRDefault="0068569F" w:rsidP="006C3256">
            <w:pPr>
              <w:pStyle w:val="Security"/>
              <w:spacing w:before="0"/>
            </w:pPr>
          </w:p>
        </w:tc>
      </w:tr>
      <w:tr w:rsidR="0068569F" w14:paraId="76540183" w14:textId="77777777" w:rsidTr="006C3256">
        <w:trPr>
          <w:trHeight w:val="1083"/>
        </w:trPr>
        <w:tc>
          <w:tcPr>
            <w:tcW w:w="387" w:type="dxa"/>
            <w:vMerge/>
            <w:tcBorders>
              <w:left w:val="single" w:sz="12" w:space="0" w:color="auto"/>
              <w:right w:val="single" w:sz="12" w:space="0" w:color="auto"/>
            </w:tcBorders>
          </w:tcPr>
          <w:p w14:paraId="1F925336" w14:textId="77777777" w:rsidR="0068569F" w:rsidRDefault="0068569F" w:rsidP="006C3256">
            <w:pPr>
              <w:pStyle w:val="Tabletext"/>
            </w:pPr>
          </w:p>
        </w:tc>
        <w:tc>
          <w:tcPr>
            <w:tcW w:w="7463" w:type="dxa"/>
            <w:gridSpan w:val="3"/>
            <w:vMerge/>
            <w:tcBorders>
              <w:left w:val="single" w:sz="12" w:space="0" w:color="auto"/>
              <w:right w:val="nil"/>
            </w:tcBorders>
          </w:tcPr>
          <w:p w14:paraId="4B8F13E3" w14:textId="77777777" w:rsidR="0068569F" w:rsidRDefault="0068569F" w:rsidP="006C3256">
            <w:pPr>
              <w:pStyle w:val="Tabletext"/>
            </w:pPr>
          </w:p>
        </w:tc>
        <w:tc>
          <w:tcPr>
            <w:tcW w:w="2220" w:type="dxa"/>
            <w:tcBorders>
              <w:top w:val="nil"/>
              <w:left w:val="nil"/>
              <w:bottom w:val="nil"/>
              <w:right w:val="single" w:sz="12" w:space="0" w:color="auto"/>
            </w:tcBorders>
          </w:tcPr>
          <w:p w14:paraId="4AFABA10" w14:textId="77777777" w:rsidR="0068569F" w:rsidRDefault="0068569F" w:rsidP="006C3256">
            <w:pPr>
              <w:pStyle w:val="Tabletext"/>
            </w:pPr>
          </w:p>
        </w:tc>
        <w:tc>
          <w:tcPr>
            <w:tcW w:w="366" w:type="dxa"/>
            <w:vMerge/>
            <w:tcBorders>
              <w:left w:val="single" w:sz="12" w:space="0" w:color="auto"/>
              <w:right w:val="single" w:sz="12" w:space="0" w:color="auto"/>
            </w:tcBorders>
          </w:tcPr>
          <w:p w14:paraId="0FC0E669" w14:textId="77777777" w:rsidR="0068569F" w:rsidRDefault="0068569F" w:rsidP="006C3256">
            <w:pPr>
              <w:pStyle w:val="Security"/>
              <w:spacing w:before="0"/>
            </w:pPr>
          </w:p>
        </w:tc>
      </w:tr>
      <w:tr w:rsidR="0068569F" w14:paraId="13D47C90" w14:textId="77777777" w:rsidTr="006C3256">
        <w:tc>
          <w:tcPr>
            <w:tcW w:w="387" w:type="dxa"/>
            <w:vMerge/>
            <w:tcBorders>
              <w:left w:val="single" w:sz="12" w:space="0" w:color="auto"/>
              <w:right w:val="single" w:sz="12" w:space="0" w:color="auto"/>
            </w:tcBorders>
          </w:tcPr>
          <w:p w14:paraId="0FCB07B6" w14:textId="77777777" w:rsidR="0068569F" w:rsidRDefault="0068569F" w:rsidP="006C3256">
            <w:pPr>
              <w:pStyle w:val="Tabletext"/>
            </w:pPr>
          </w:p>
        </w:tc>
        <w:tc>
          <w:tcPr>
            <w:tcW w:w="7463" w:type="dxa"/>
            <w:gridSpan w:val="3"/>
            <w:vMerge/>
            <w:tcBorders>
              <w:left w:val="single" w:sz="12" w:space="0" w:color="auto"/>
              <w:right w:val="nil"/>
            </w:tcBorders>
          </w:tcPr>
          <w:p w14:paraId="7AF3942D" w14:textId="77777777" w:rsidR="0068569F" w:rsidRDefault="0068569F" w:rsidP="006C3256">
            <w:pPr>
              <w:pStyle w:val="Tabletext"/>
            </w:pPr>
          </w:p>
        </w:tc>
        <w:tc>
          <w:tcPr>
            <w:tcW w:w="2220" w:type="dxa"/>
            <w:tcBorders>
              <w:top w:val="nil"/>
              <w:left w:val="nil"/>
              <w:bottom w:val="nil"/>
              <w:right w:val="single" w:sz="12" w:space="0" w:color="auto"/>
            </w:tcBorders>
          </w:tcPr>
          <w:p w14:paraId="6D8871FD" w14:textId="77777777" w:rsidR="0068569F" w:rsidRDefault="0068569F" w:rsidP="006C3256">
            <w:pPr>
              <w:pStyle w:val="Tabletext"/>
            </w:pPr>
          </w:p>
        </w:tc>
        <w:tc>
          <w:tcPr>
            <w:tcW w:w="366" w:type="dxa"/>
            <w:vMerge/>
            <w:tcBorders>
              <w:left w:val="single" w:sz="12" w:space="0" w:color="auto"/>
              <w:right w:val="single" w:sz="12" w:space="0" w:color="auto"/>
            </w:tcBorders>
          </w:tcPr>
          <w:p w14:paraId="2689E9A1" w14:textId="77777777" w:rsidR="0068569F" w:rsidRDefault="0068569F" w:rsidP="006C3256">
            <w:pPr>
              <w:pStyle w:val="Security"/>
              <w:spacing w:before="0"/>
            </w:pPr>
          </w:p>
        </w:tc>
      </w:tr>
      <w:tr w:rsidR="0068569F" w14:paraId="43F3E12F" w14:textId="77777777" w:rsidTr="006C3256">
        <w:trPr>
          <w:trHeight w:val="1089"/>
        </w:trPr>
        <w:tc>
          <w:tcPr>
            <w:tcW w:w="387" w:type="dxa"/>
            <w:vMerge/>
            <w:tcBorders>
              <w:left w:val="single" w:sz="12" w:space="0" w:color="auto"/>
              <w:right w:val="single" w:sz="12" w:space="0" w:color="auto"/>
            </w:tcBorders>
          </w:tcPr>
          <w:p w14:paraId="59BB6732" w14:textId="77777777" w:rsidR="0068569F" w:rsidRDefault="0068569F" w:rsidP="006C3256">
            <w:pPr>
              <w:pStyle w:val="Tabletext"/>
            </w:pPr>
          </w:p>
        </w:tc>
        <w:tc>
          <w:tcPr>
            <w:tcW w:w="7463" w:type="dxa"/>
            <w:gridSpan w:val="3"/>
            <w:vMerge/>
            <w:tcBorders>
              <w:left w:val="single" w:sz="12" w:space="0" w:color="auto"/>
              <w:right w:val="nil"/>
            </w:tcBorders>
          </w:tcPr>
          <w:p w14:paraId="0572BC90" w14:textId="77777777" w:rsidR="0068569F" w:rsidRDefault="0068569F" w:rsidP="006C3256">
            <w:pPr>
              <w:pStyle w:val="Tabletext"/>
            </w:pPr>
          </w:p>
        </w:tc>
        <w:tc>
          <w:tcPr>
            <w:tcW w:w="2220" w:type="dxa"/>
            <w:tcBorders>
              <w:top w:val="nil"/>
              <w:left w:val="nil"/>
              <w:bottom w:val="nil"/>
              <w:right w:val="single" w:sz="12" w:space="0" w:color="auto"/>
            </w:tcBorders>
          </w:tcPr>
          <w:p w14:paraId="1DB89A29" w14:textId="77777777" w:rsidR="0068569F" w:rsidRDefault="0068569F" w:rsidP="006C3256">
            <w:pPr>
              <w:pStyle w:val="Tabletext"/>
            </w:pPr>
          </w:p>
        </w:tc>
        <w:tc>
          <w:tcPr>
            <w:tcW w:w="366" w:type="dxa"/>
            <w:vMerge/>
            <w:tcBorders>
              <w:left w:val="single" w:sz="12" w:space="0" w:color="auto"/>
              <w:right w:val="single" w:sz="12" w:space="0" w:color="auto"/>
            </w:tcBorders>
          </w:tcPr>
          <w:p w14:paraId="4DFED310" w14:textId="77777777" w:rsidR="0068569F" w:rsidRDefault="0068569F" w:rsidP="006C3256">
            <w:pPr>
              <w:pStyle w:val="Security"/>
              <w:spacing w:before="0"/>
            </w:pPr>
          </w:p>
        </w:tc>
      </w:tr>
      <w:tr w:rsidR="0068569F" w14:paraId="6AE40D70" w14:textId="77777777" w:rsidTr="006C3256">
        <w:tc>
          <w:tcPr>
            <w:tcW w:w="387" w:type="dxa"/>
            <w:vMerge/>
            <w:tcBorders>
              <w:left w:val="single" w:sz="12" w:space="0" w:color="auto"/>
              <w:right w:val="single" w:sz="12" w:space="0" w:color="auto"/>
            </w:tcBorders>
          </w:tcPr>
          <w:p w14:paraId="7E128FC7" w14:textId="77777777" w:rsidR="0068569F" w:rsidRDefault="0068569F" w:rsidP="006C3256">
            <w:pPr>
              <w:pStyle w:val="Tabletext"/>
            </w:pPr>
          </w:p>
        </w:tc>
        <w:tc>
          <w:tcPr>
            <w:tcW w:w="7463" w:type="dxa"/>
            <w:gridSpan w:val="3"/>
            <w:vMerge/>
            <w:tcBorders>
              <w:left w:val="single" w:sz="12" w:space="0" w:color="auto"/>
              <w:bottom w:val="nil"/>
              <w:right w:val="nil"/>
            </w:tcBorders>
          </w:tcPr>
          <w:p w14:paraId="2922BEFA" w14:textId="77777777" w:rsidR="0068569F" w:rsidRDefault="0068569F" w:rsidP="006C3256">
            <w:pPr>
              <w:pStyle w:val="Tabletext"/>
            </w:pPr>
          </w:p>
        </w:tc>
        <w:tc>
          <w:tcPr>
            <w:tcW w:w="2220" w:type="dxa"/>
            <w:tcBorders>
              <w:top w:val="nil"/>
              <w:left w:val="nil"/>
              <w:bottom w:val="nil"/>
              <w:right w:val="single" w:sz="12" w:space="0" w:color="auto"/>
            </w:tcBorders>
          </w:tcPr>
          <w:p w14:paraId="35055610" w14:textId="77777777" w:rsidR="0068569F" w:rsidRDefault="0068569F" w:rsidP="006C3256">
            <w:pPr>
              <w:pStyle w:val="Tabletext"/>
            </w:pPr>
          </w:p>
        </w:tc>
        <w:tc>
          <w:tcPr>
            <w:tcW w:w="366" w:type="dxa"/>
            <w:vMerge/>
            <w:tcBorders>
              <w:left w:val="single" w:sz="12" w:space="0" w:color="auto"/>
              <w:right w:val="single" w:sz="12" w:space="0" w:color="auto"/>
            </w:tcBorders>
          </w:tcPr>
          <w:p w14:paraId="28C3641A" w14:textId="77777777" w:rsidR="0068569F" w:rsidRDefault="0068569F" w:rsidP="006C3256">
            <w:pPr>
              <w:pStyle w:val="Security"/>
              <w:spacing w:before="0"/>
            </w:pPr>
          </w:p>
        </w:tc>
      </w:tr>
      <w:tr w:rsidR="0068569F" w14:paraId="662108F5" w14:textId="77777777" w:rsidTr="006C3256">
        <w:trPr>
          <w:trHeight w:val="1105"/>
        </w:trPr>
        <w:tc>
          <w:tcPr>
            <w:tcW w:w="387" w:type="dxa"/>
            <w:vMerge/>
            <w:tcBorders>
              <w:left w:val="single" w:sz="12" w:space="0" w:color="auto"/>
              <w:bottom w:val="single" w:sz="4" w:space="0" w:color="auto"/>
              <w:right w:val="single" w:sz="12" w:space="0" w:color="auto"/>
            </w:tcBorders>
          </w:tcPr>
          <w:p w14:paraId="49E47347" w14:textId="77777777" w:rsidR="0068569F" w:rsidRDefault="0068569F" w:rsidP="006C3256">
            <w:pPr>
              <w:pStyle w:val="Tabletext"/>
            </w:pPr>
          </w:p>
        </w:tc>
        <w:tc>
          <w:tcPr>
            <w:tcW w:w="7463" w:type="dxa"/>
            <w:gridSpan w:val="3"/>
            <w:vMerge w:val="restart"/>
            <w:tcBorders>
              <w:top w:val="nil"/>
              <w:left w:val="single" w:sz="12" w:space="0" w:color="auto"/>
              <w:bottom w:val="single" w:sz="12" w:space="0" w:color="auto"/>
              <w:right w:val="nil"/>
            </w:tcBorders>
          </w:tcPr>
          <w:p w14:paraId="5C2752B8" w14:textId="77777777" w:rsidR="0068569F" w:rsidRDefault="0068569F" w:rsidP="006C3256">
            <w:pPr>
              <w:pStyle w:val="Tabletext"/>
            </w:pPr>
          </w:p>
        </w:tc>
        <w:tc>
          <w:tcPr>
            <w:tcW w:w="2220" w:type="dxa"/>
            <w:tcBorders>
              <w:top w:val="nil"/>
              <w:left w:val="nil"/>
              <w:bottom w:val="nil"/>
              <w:right w:val="single" w:sz="12" w:space="0" w:color="auto"/>
            </w:tcBorders>
          </w:tcPr>
          <w:p w14:paraId="6B9D3435" w14:textId="77777777" w:rsidR="0068569F" w:rsidRDefault="0068569F" w:rsidP="006C3256">
            <w:pPr>
              <w:pStyle w:val="Tabletext"/>
            </w:pPr>
          </w:p>
        </w:tc>
        <w:tc>
          <w:tcPr>
            <w:tcW w:w="366" w:type="dxa"/>
            <w:vMerge/>
            <w:tcBorders>
              <w:left w:val="single" w:sz="12" w:space="0" w:color="auto"/>
              <w:bottom w:val="single" w:sz="4" w:space="0" w:color="auto"/>
              <w:right w:val="single" w:sz="12" w:space="0" w:color="auto"/>
            </w:tcBorders>
          </w:tcPr>
          <w:p w14:paraId="08E8CD84" w14:textId="77777777" w:rsidR="0068569F" w:rsidRDefault="0068569F" w:rsidP="006C3256">
            <w:pPr>
              <w:pStyle w:val="Security"/>
              <w:spacing w:before="0"/>
            </w:pPr>
          </w:p>
        </w:tc>
      </w:tr>
      <w:tr w:rsidR="0068569F" w14:paraId="2B96A335" w14:textId="77777777" w:rsidTr="006C3256">
        <w:trPr>
          <w:trHeight w:val="50"/>
        </w:trPr>
        <w:tc>
          <w:tcPr>
            <w:tcW w:w="387" w:type="dxa"/>
            <w:vMerge/>
            <w:tcBorders>
              <w:left w:val="single" w:sz="12" w:space="0" w:color="auto"/>
              <w:right w:val="single" w:sz="12" w:space="0" w:color="auto"/>
            </w:tcBorders>
          </w:tcPr>
          <w:p w14:paraId="1C618E33" w14:textId="77777777" w:rsidR="0068569F" w:rsidRDefault="0068569F" w:rsidP="006C3256">
            <w:pPr>
              <w:pStyle w:val="Tabletext"/>
            </w:pPr>
          </w:p>
        </w:tc>
        <w:tc>
          <w:tcPr>
            <w:tcW w:w="7463" w:type="dxa"/>
            <w:gridSpan w:val="3"/>
            <w:vMerge/>
            <w:tcBorders>
              <w:left w:val="single" w:sz="12" w:space="0" w:color="auto"/>
              <w:bottom w:val="single" w:sz="12" w:space="0" w:color="auto"/>
              <w:right w:val="nil"/>
            </w:tcBorders>
          </w:tcPr>
          <w:p w14:paraId="65990348" w14:textId="77777777" w:rsidR="0068569F" w:rsidRDefault="0068569F" w:rsidP="006C3256">
            <w:pPr>
              <w:pStyle w:val="Tabletext"/>
            </w:pPr>
          </w:p>
        </w:tc>
        <w:tc>
          <w:tcPr>
            <w:tcW w:w="2220" w:type="dxa"/>
            <w:tcBorders>
              <w:top w:val="nil"/>
              <w:left w:val="nil"/>
              <w:bottom w:val="single" w:sz="12" w:space="0" w:color="auto"/>
              <w:right w:val="single" w:sz="12" w:space="0" w:color="auto"/>
            </w:tcBorders>
          </w:tcPr>
          <w:p w14:paraId="3A1FC94F" w14:textId="77777777" w:rsidR="0068569F" w:rsidRDefault="0068569F" w:rsidP="006C3256">
            <w:pPr>
              <w:pStyle w:val="Tabletext"/>
            </w:pPr>
          </w:p>
        </w:tc>
        <w:tc>
          <w:tcPr>
            <w:tcW w:w="366" w:type="dxa"/>
            <w:vMerge/>
            <w:tcBorders>
              <w:left w:val="single" w:sz="12" w:space="0" w:color="auto"/>
              <w:right w:val="single" w:sz="12" w:space="0" w:color="auto"/>
            </w:tcBorders>
          </w:tcPr>
          <w:p w14:paraId="707AA19B" w14:textId="77777777" w:rsidR="0068569F" w:rsidRDefault="0068569F" w:rsidP="006C3256">
            <w:pPr>
              <w:pStyle w:val="Security"/>
              <w:spacing w:before="0"/>
            </w:pPr>
          </w:p>
        </w:tc>
      </w:tr>
      <w:tr w:rsidR="0068569F" w14:paraId="407139A3" w14:textId="77777777" w:rsidTr="006C3256">
        <w:trPr>
          <w:trHeight w:val="1087"/>
        </w:trPr>
        <w:tc>
          <w:tcPr>
            <w:tcW w:w="387" w:type="dxa"/>
            <w:vMerge/>
            <w:tcBorders>
              <w:left w:val="single" w:sz="12" w:space="0" w:color="auto"/>
              <w:right w:val="single" w:sz="12" w:space="0" w:color="auto"/>
            </w:tcBorders>
          </w:tcPr>
          <w:p w14:paraId="4CFFF14F" w14:textId="77777777" w:rsidR="0068569F" w:rsidRDefault="0068569F" w:rsidP="006C3256">
            <w:pPr>
              <w:pStyle w:val="Tabletext"/>
            </w:pPr>
          </w:p>
        </w:tc>
        <w:tc>
          <w:tcPr>
            <w:tcW w:w="7463" w:type="dxa"/>
            <w:gridSpan w:val="3"/>
            <w:tcBorders>
              <w:top w:val="single" w:sz="12" w:space="0" w:color="auto"/>
              <w:left w:val="single" w:sz="12" w:space="0" w:color="auto"/>
              <w:bottom w:val="nil"/>
              <w:right w:val="nil"/>
            </w:tcBorders>
          </w:tcPr>
          <w:p w14:paraId="11D9415D" w14:textId="77777777" w:rsidR="0068569F" w:rsidRPr="00922286" w:rsidRDefault="0068569F" w:rsidP="006C3256">
            <w:pPr>
              <w:pStyle w:val="Tabletext"/>
            </w:pPr>
          </w:p>
        </w:tc>
        <w:tc>
          <w:tcPr>
            <w:tcW w:w="2220" w:type="dxa"/>
            <w:vMerge w:val="restart"/>
            <w:tcBorders>
              <w:top w:val="single" w:sz="12" w:space="0" w:color="auto"/>
              <w:left w:val="nil"/>
              <w:bottom w:val="nil"/>
              <w:right w:val="single" w:sz="12" w:space="0" w:color="auto"/>
            </w:tcBorders>
          </w:tcPr>
          <w:p w14:paraId="56AD4235" w14:textId="77777777" w:rsidR="0068569F" w:rsidRDefault="0068569F" w:rsidP="006C3256">
            <w:pPr>
              <w:pStyle w:val="Tabletext"/>
            </w:pPr>
          </w:p>
        </w:tc>
        <w:tc>
          <w:tcPr>
            <w:tcW w:w="366" w:type="dxa"/>
            <w:vMerge/>
            <w:tcBorders>
              <w:left w:val="single" w:sz="12" w:space="0" w:color="auto"/>
              <w:right w:val="single" w:sz="12" w:space="0" w:color="auto"/>
            </w:tcBorders>
          </w:tcPr>
          <w:p w14:paraId="4FD1D8A6" w14:textId="77777777" w:rsidR="0068569F" w:rsidRDefault="0068569F" w:rsidP="006C3256">
            <w:pPr>
              <w:pStyle w:val="Security"/>
              <w:spacing w:before="0"/>
            </w:pPr>
          </w:p>
        </w:tc>
      </w:tr>
      <w:tr w:rsidR="0068569F" w14:paraId="6912AFE7" w14:textId="77777777" w:rsidTr="006C3256">
        <w:trPr>
          <w:trHeight w:val="70"/>
        </w:trPr>
        <w:tc>
          <w:tcPr>
            <w:tcW w:w="387" w:type="dxa"/>
            <w:vMerge/>
            <w:tcBorders>
              <w:left w:val="single" w:sz="12" w:space="0" w:color="auto"/>
              <w:right w:val="single" w:sz="12" w:space="0" w:color="auto"/>
            </w:tcBorders>
          </w:tcPr>
          <w:p w14:paraId="52BCFA2E" w14:textId="77777777" w:rsidR="0068569F" w:rsidRDefault="0068569F" w:rsidP="006C3256">
            <w:pPr>
              <w:pStyle w:val="Tabletext"/>
            </w:pPr>
          </w:p>
        </w:tc>
        <w:tc>
          <w:tcPr>
            <w:tcW w:w="7463" w:type="dxa"/>
            <w:gridSpan w:val="3"/>
            <w:tcBorders>
              <w:top w:val="nil"/>
              <w:left w:val="single" w:sz="12" w:space="0" w:color="auto"/>
              <w:bottom w:val="nil"/>
              <w:right w:val="nil"/>
            </w:tcBorders>
          </w:tcPr>
          <w:p w14:paraId="36D699FE" w14:textId="77777777" w:rsidR="0068569F" w:rsidRDefault="0068569F" w:rsidP="006C3256">
            <w:pPr>
              <w:pStyle w:val="Tabletext"/>
            </w:pPr>
          </w:p>
        </w:tc>
        <w:tc>
          <w:tcPr>
            <w:tcW w:w="2220" w:type="dxa"/>
            <w:vMerge/>
            <w:tcBorders>
              <w:top w:val="nil"/>
              <w:left w:val="nil"/>
              <w:bottom w:val="nil"/>
              <w:right w:val="single" w:sz="12" w:space="0" w:color="auto"/>
            </w:tcBorders>
          </w:tcPr>
          <w:p w14:paraId="61DE7299" w14:textId="77777777" w:rsidR="0068569F" w:rsidRDefault="0068569F" w:rsidP="006C3256">
            <w:pPr>
              <w:pStyle w:val="Tabletext"/>
            </w:pPr>
          </w:p>
        </w:tc>
        <w:tc>
          <w:tcPr>
            <w:tcW w:w="366" w:type="dxa"/>
            <w:vMerge/>
            <w:tcBorders>
              <w:left w:val="single" w:sz="12" w:space="0" w:color="auto"/>
              <w:right w:val="single" w:sz="12" w:space="0" w:color="auto"/>
            </w:tcBorders>
          </w:tcPr>
          <w:p w14:paraId="2DDF42CE" w14:textId="77777777" w:rsidR="0068569F" w:rsidRDefault="0068569F" w:rsidP="006C3256">
            <w:pPr>
              <w:pStyle w:val="Security"/>
              <w:spacing w:before="0"/>
            </w:pPr>
          </w:p>
        </w:tc>
      </w:tr>
      <w:tr w:rsidR="0068569F" w14:paraId="46B0BFA0" w14:textId="77777777" w:rsidTr="006C3256">
        <w:trPr>
          <w:trHeight w:val="973"/>
        </w:trPr>
        <w:tc>
          <w:tcPr>
            <w:tcW w:w="387" w:type="dxa"/>
            <w:vMerge/>
            <w:tcBorders>
              <w:left w:val="single" w:sz="12" w:space="0" w:color="auto"/>
              <w:right w:val="single" w:sz="12" w:space="0" w:color="auto"/>
            </w:tcBorders>
          </w:tcPr>
          <w:p w14:paraId="0CF30D4F" w14:textId="77777777" w:rsidR="0068569F" w:rsidRDefault="0068569F" w:rsidP="006C3256">
            <w:pPr>
              <w:pStyle w:val="Tabletext"/>
            </w:pPr>
          </w:p>
        </w:tc>
        <w:tc>
          <w:tcPr>
            <w:tcW w:w="7463" w:type="dxa"/>
            <w:gridSpan w:val="3"/>
            <w:vMerge w:val="restart"/>
            <w:tcBorders>
              <w:top w:val="nil"/>
              <w:left w:val="single" w:sz="12" w:space="0" w:color="auto"/>
              <w:right w:val="nil"/>
            </w:tcBorders>
          </w:tcPr>
          <w:p w14:paraId="635241C0" w14:textId="77777777" w:rsidR="0068569F" w:rsidRDefault="0068569F" w:rsidP="006C3256">
            <w:pPr>
              <w:pStyle w:val="Tabletext"/>
              <w:jc w:val="both"/>
            </w:pPr>
            <w:r>
              <w:rPr>
                <w:noProof/>
                <w:lang w:eastAsia="en-GB"/>
              </w:rPr>
              <mc:AlternateContent>
                <mc:Choice Requires="wps">
                  <w:drawing>
                    <wp:anchor distT="0" distB="0" distL="114300" distR="114300" simplePos="0" relativeHeight="251660288" behindDoc="0" locked="0" layoutInCell="1" allowOverlap="1" wp14:anchorId="219A5AE2" wp14:editId="399D611A">
                      <wp:simplePos x="0" y="0"/>
                      <wp:positionH relativeFrom="column">
                        <wp:posOffset>-36286</wp:posOffset>
                      </wp:positionH>
                      <wp:positionV relativeFrom="paragraph">
                        <wp:posOffset>-520155</wp:posOffset>
                      </wp:positionV>
                      <wp:extent cx="5943600" cy="1058092"/>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58092"/>
                              </a:xfrm>
                              <a:prstGeom prst="rect">
                                <a:avLst/>
                              </a:prstGeom>
                              <a:noFill/>
                              <a:ln w="9525">
                                <a:noFill/>
                                <a:miter lim="800000"/>
                                <a:headEnd/>
                                <a:tailEnd/>
                              </a:ln>
                            </wps:spPr>
                            <wps:txbx>
                              <w:txbxContent>
                                <w:p w14:paraId="43B70A43" w14:textId="77777777" w:rsidR="0068569F" w:rsidRPr="00194CFA" w:rsidRDefault="0068569F" w:rsidP="0068569F">
                                  <w:pPr>
                                    <w:pStyle w:val="Tabletext"/>
                                    <w:jc w:val="both"/>
                                    <w:rPr>
                                      <w:sz w:val="16"/>
                                    </w:rPr>
                                  </w:pPr>
                                  <w:r w:rsidRPr="00194CFA">
                                    <w:rPr>
                                      <w:bCs/>
                                      <w:sz w:val="16"/>
                                      <w:szCs w:val="16"/>
                                    </w:rPr>
                                    <w:t xml:space="preserve">THIS DOCUMENT IS THE PROPERTY OF </w:t>
                                  </w:r>
                                  <w:r>
                                    <w:rPr>
                                      <w:bCs/>
                                      <w:sz w:val="16"/>
                                      <w:szCs w:val="16"/>
                                    </w:rPr>
                                    <w:t>COLLINS</w:t>
                                  </w:r>
                                  <w:r w:rsidRPr="00194CFA">
                                    <w:rPr>
                                      <w:bCs/>
                                      <w:sz w:val="16"/>
                                      <w:szCs w:val="16"/>
                                    </w:rPr>
                                    <w:t xml:space="preserve"> AEROSPACE AND CONTAINS CONFIDENTIAL AND/OR PROPRIETARY INFORMATION. YOU MAY NOT POSSESS, USE, COPY OR DISCLOSE THIS DOCUMENT OR ANY INFORMATION IN IT, FOR ANY PURPOSE, INCLUDING WITHOUT LIMITATION, TO DESIGN, MANUFACTURE OR REPAIR PARTS, OR OBTAIN ANY GOVERNMENT APPROVAL TO DO SO, WITHOUT </w:t>
                                  </w:r>
                                  <w:r>
                                    <w:rPr>
                                      <w:bCs/>
                                      <w:sz w:val="16"/>
                                      <w:szCs w:val="16"/>
                                    </w:rPr>
                                    <w:t>COLLINS</w:t>
                                  </w:r>
                                  <w:r w:rsidRPr="00194CFA">
                                    <w:rPr>
                                      <w:bCs/>
                                      <w:sz w:val="16"/>
                                      <w:szCs w:val="16"/>
                                    </w:rPr>
                                    <w:t xml:space="preserve"> AEROSPACE</w:t>
                                  </w:r>
                                  <w:r>
                                    <w:rPr>
                                      <w:bCs/>
                                      <w:sz w:val="16"/>
                                      <w:szCs w:val="16"/>
                                    </w:rPr>
                                    <w:t>’S</w:t>
                                  </w:r>
                                  <w:r w:rsidRPr="00194CFA">
                                    <w:rPr>
                                      <w:bCs/>
                                      <w:sz w:val="16"/>
                                      <w:szCs w:val="16"/>
                                    </w:rPr>
                                    <w:t xml:space="preserve"> EXPRESS WRITTEN PERMISSION. NEITHER RECEIPT NOR POSSESSION OF THIS DOCUMENT ALONE, FROM ANY SOURCE, CONSTITUTES SUCH PERMISSION. POSSESSION, USE, COPYING OR DISCLOSURE BY ANYONE WITHOUT </w:t>
                                  </w:r>
                                  <w:r>
                                    <w:rPr>
                                      <w:bCs/>
                                      <w:sz w:val="16"/>
                                      <w:szCs w:val="16"/>
                                    </w:rPr>
                                    <w:t xml:space="preserve">COLLINS AEROSPACE’S </w:t>
                                  </w:r>
                                  <w:r w:rsidRPr="00194CFA">
                                    <w:rPr>
                                      <w:bCs/>
                                      <w:sz w:val="16"/>
                                      <w:szCs w:val="16"/>
                                    </w:rPr>
                                    <w:t>EXPRESS WRITTEN PERMISSION IS NOT AUTHORIZED AND MAY RESULT IN CRIMINAL AND/OR CIVIL LIABILITY.</w:t>
                                  </w:r>
                                </w:p>
                                <w:p w14:paraId="601185CD" w14:textId="77777777" w:rsidR="0068569F" w:rsidRDefault="0068569F" w:rsidP="006856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A5AE2" id="_x0000_s1027" type="#_x0000_t202" style="position:absolute;left:0;text-align:left;margin-left:-2.85pt;margin-top:-40.95pt;width:468pt;height:8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" filled="f" stroked="f">
                      <v:textbox>
                        <w:txbxContent>
                          <w:p w14:paraId="43B70A43" w14:textId="77777777" w:rsidR="0068569F" w:rsidRPr="00194CFA" w:rsidRDefault="0068569F" w:rsidP="0068569F">
                            <w:pPr>
                              <w:pStyle w:val="Tabletext"/>
                              <w:jc w:val="both"/>
                              <w:rPr>
                                <w:sz w:val="16"/>
                              </w:rPr>
                            </w:pPr>
                            <w:r w:rsidRPr="00194CFA">
                              <w:rPr>
                                <w:bCs/>
                                <w:sz w:val="16"/>
                                <w:szCs w:val="16"/>
                              </w:rPr>
                              <w:t xml:space="preserve">THIS DOCUMENT IS THE PROPERTY OF </w:t>
                            </w:r>
                            <w:r>
                              <w:rPr>
                                <w:bCs/>
                                <w:sz w:val="16"/>
                                <w:szCs w:val="16"/>
                              </w:rPr>
                              <w:t>COLLINS</w:t>
                            </w:r>
                            <w:r w:rsidRPr="00194CFA">
                              <w:rPr>
                                <w:bCs/>
                                <w:sz w:val="16"/>
                                <w:szCs w:val="16"/>
                              </w:rPr>
                              <w:t xml:space="preserve"> AEROSPACE AND CONTAINS CONFIDENTIAL AND/OR PROPRIETARY INFORMATION. YOU MAY NOT POSSESS, USE, COPY OR DISCLOSE THIS DOCUMENT OR ANY INFORMATION IN IT, FOR ANY PURPOSE, INCLUDING WITHOUT LIMITATION, TO DESIGN, MANUFACTURE OR REPAIR PARTS, OR OBTAIN ANY GOVERNMENT APPROVAL TO DO SO, WITHOUT </w:t>
                            </w:r>
                            <w:r>
                              <w:rPr>
                                <w:bCs/>
                                <w:sz w:val="16"/>
                                <w:szCs w:val="16"/>
                              </w:rPr>
                              <w:t>COLLINS</w:t>
                            </w:r>
                            <w:r w:rsidRPr="00194CFA">
                              <w:rPr>
                                <w:bCs/>
                                <w:sz w:val="16"/>
                                <w:szCs w:val="16"/>
                              </w:rPr>
                              <w:t xml:space="preserve"> AEROSPACE</w:t>
                            </w:r>
                            <w:r>
                              <w:rPr>
                                <w:bCs/>
                                <w:sz w:val="16"/>
                                <w:szCs w:val="16"/>
                              </w:rPr>
                              <w:t>’S</w:t>
                            </w:r>
                            <w:r w:rsidRPr="00194CFA">
                              <w:rPr>
                                <w:bCs/>
                                <w:sz w:val="16"/>
                                <w:szCs w:val="16"/>
                              </w:rPr>
                              <w:t xml:space="preserve"> EXPRESS WRITTEN PERMISSION. NEITHER RECEIPT NOR POSSESSION OF THIS DOCUMENT ALONE, FROM ANY SOURCE, CONSTITUTES SUCH PERMISSION. POSSESSION, USE, COPYING OR DISCLOSURE BY ANYONE WITHOUT </w:t>
                            </w:r>
                            <w:r>
                              <w:rPr>
                                <w:bCs/>
                                <w:sz w:val="16"/>
                                <w:szCs w:val="16"/>
                              </w:rPr>
                              <w:t xml:space="preserve">COLLINS AEROSPACE’S </w:t>
                            </w:r>
                            <w:r w:rsidRPr="00194CFA">
                              <w:rPr>
                                <w:bCs/>
                                <w:sz w:val="16"/>
                                <w:szCs w:val="16"/>
                              </w:rPr>
                              <w:t>EXPRESS WRITTEN PERMISSION IS NOT AUTHORIZED AND MAY RESULT IN CRIMINAL AND/OR CIVIL LIABILITY.</w:t>
                            </w:r>
                          </w:p>
                          <w:p w14:paraId="601185CD" w14:textId="77777777" w:rsidR="0068569F" w:rsidRDefault="0068569F" w:rsidP="0068569F"/>
                        </w:txbxContent>
                      </v:textbox>
                    </v:shape>
                  </w:pict>
                </mc:Fallback>
              </mc:AlternateContent>
            </w:r>
          </w:p>
        </w:tc>
        <w:tc>
          <w:tcPr>
            <w:tcW w:w="2220" w:type="dxa"/>
            <w:vMerge/>
            <w:tcBorders>
              <w:top w:val="nil"/>
              <w:left w:val="nil"/>
              <w:bottom w:val="nil"/>
              <w:right w:val="single" w:sz="12" w:space="0" w:color="auto"/>
            </w:tcBorders>
          </w:tcPr>
          <w:p w14:paraId="65B1497A" w14:textId="77777777" w:rsidR="0068569F" w:rsidRDefault="0068569F" w:rsidP="006C3256">
            <w:pPr>
              <w:pStyle w:val="Tabletext"/>
            </w:pPr>
          </w:p>
        </w:tc>
        <w:tc>
          <w:tcPr>
            <w:tcW w:w="366" w:type="dxa"/>
            <w:vMerge/>
            <w:tcBorders>
              <w:left w:val="single" w:sz="12" w:space="0" w:color="auto"/>
              <w:right w:val="single" w:sz="12" w:space="0" w:color="auto"/>
            </w:tcBorders>
          </w:tcPr>
          <w:p w14:paraId="5D5CA848" w14:textId="77777777" w:rsidR="0068569F" w:rsidRDefault="0068569F" w:rsidP="006C3256">
            <w:pPr>
              <w:pStyle w:val="Security"/>
              <w:spacing w:before="0"/>
            </w:pPr>
          </w:p>
        </w:tc>
      </w:tr>
      <w:tr w:rsidR="0068569F" w14:paraId="4C3AAD4F" w14:textId="77777777" w:rsidTr="006C3256">
        <w:trPr>
          <w:trHeight w:val="264"/>
        </w:trPr>
        <w:tc>
          <w:tcPr>
            <w:tcW w:w="387" w:type="dxa"/>
            <w:vMerge/>
            <w:tcBorders>
              <w:left w:val="single" w:sz="12" w:space="0" w:color="auto"/>
              <w:right w:val="single" w:sz="12" w:space="0" w:color="auto"/>
            </w:tcBorders>
          </w:tcPr>
          <w:p w14:paraId="05B4456E" w14:textId="77777777" w:rsidR="0068569F" w:rsidRDefault="0068569F" w:rsidP="006C3256">
            <w:pPr>
              <w:pStyle w:val="Tabletext"/>
            </w:pPr>
          </w:p>
        </w:tc>
        <w:tc>
          <w:tcPr>
            <w:tcW w:w="7463" w:type="dxa"/>
            <w:gridSpan w:val="3"/>
            <w:vMerge/>
            <w:tcBorders>
              <w:left w:val="single" w:sz="12" w:space="0" w:color="auto"/>
              <w:bottom w:val="single" w:sz="12" w:space="0" w:color="auto"/>
              <w:right w:val="nil"/>
            </w:tcBorders>
          </w:tcPr>
          <w:p w14:paraId="6FD83A71" w14:textId="77777777" w:rsidR="0068569F" w:rsidRDefault="0068569F" w:rsidP="006C3256">
            <w:pPr>
              <w:pStyle w:val="Tabletext"/>
            </w:pPr>
          </w:p>
        </w:tc>
        <w:tc>
          <w:tcPr>
            <w:tcW w:w="2220" w:type="dxa"/>
            <w:tcBorders>
              <w:top w:val="nil"/>
              <w:left w:val="nil"/>
              <w:bottom w:val="single" w:sz="12" w:space="0" w:color="auto"/>
              <w:right w:val="single" w:sz="12" w:space="0" w:color="auto"/>
            </w:tcBorders>
          </w:tcPr>
          <w:p w14:paraId="5546E4B4" w14:textId="77777777" w:rsidR="0068569F" w:rsidRDefault="0068569F" w:rsidP="006C3256">
            <w:pPr>
              <w:pStyle w:val="Tabletext"/>
            </w:pPr>
          </w:p>
        </w:tc>
        <w:tc>
          <w:tcPr>
            <w:tcW w:w="366" w:type="dxa"/>
            <w:vMerge/>
            <w:tcBorders>
              <w:left w:val="single" w:sz="12" w:space="0" w:color="auto"/>
              <w:right w:val="single" w:sz="12" w:space="0" w:color="auto"/>
            </w:tcBorders>
          </w:tcPr>
          <w:p w14:paraId="1BC0BDB6" w14:textId="77777777" w:rsidR="0068569F" w:rsidRDefault="0068569F" w:rsidP="006C3256">
            <w:pPr>
              <w:pStyle w:val="Security"/>
              <w:spacing w:before="0"/>
            </w:pPr>
          </w:p>
        </w:tc>
      </w:tr>
      <w:tr w:rsidR="0068569F" w14:paraId="0EEDF3A5" w14:textId="77777777" w:rsidTr="006C3256">
        <w:trPr>
          <w:trHeight w:val="1259"/>
        </w:trPr>
        <w:tc>
          <w:tcPr>
            <w:tcW w:w="387" w:type="dxa"/>
            <w:vMerge/>
            <w:tcBorders>
              <w:left w:val="single" w:sz="12" w:space="0" w:color="auto"/>
              <w:right w:val="single" w:sz="12" w:space="0" w:color="auto"/>
            </w:tcBorders>
          </w:tcPr>
          <w:p w14:paraId="02178067" w14:textId="77777777" w:rsidR="0068569F" w:rsidRDefault="0068569F" w:rsidP="006C3256">
            <w:pPr>
              <w:pStyle w:val="Tabletext"/>
            </w:pPr>
          </w:p>
        </w:tc>
        <w:tc>
          <w:tcPr>
            <w:tcW w:w="2131" w:type="dxa"/>
            <w:tcBorders>
              <w:top w:val="single" w:sz="12" w:space="0" w:color="auto"/>
              <w:left w:val="single" w:sz="12" w:space="0" w:color="auto"/>
              <w:bottom w:val="nil"/>
              <w:right w:val="nil"/>
            </w:tcBorders>
          </w:tcPr>
          <w:p w14:paraId="5AA59495" w14:textId="77777777" w:rsidR="0068569F" w:rsidRDefault="0068569F" w:rsidP="006C3256">
            <w:pPr>
              <w:pStyle w:val="Tabletext"/>
            </w:pPr>
            <w:r>
              <w:t>Author:</w:t>
            </w:r>
          </w:p>
        </w:tc>
        <w:tc>
          <w:tcPr>
            <w:tcW w:w="7552" w:type="dxa"/>
            <w:gridSpan w:val="3"/>
            <w:tcBorders>
              <w:top w:val="single" w:sz="12" w:space="0" w:color="auto"/>
              <w:left w:val="nil"/>
              <w:bottom w:val="nil"/>
              <w:right w:val="single" w:sz="12" w:space="0" w:color="auto"/>
            </w:tcBorders>
          </w:tcPr>
          <w:p w14:paraId="1D41F592" w14:textId="19DE2563" w:rsidR="0068569F" w:rsidRDefault="00AA7D52" w:rsidP="006C3256">
            <w:pPr>
              <w:pStyle w:val="Tabletext"/>
            </w:pPr>
            <w:r>
              <w:t>Corey Richardson</w:t>
            </w:r>
            <w:r w:rsidR="0068569F">
              <w:t xml:space="preserve"> </w:t>
            </w:r>
          </w:p>
        </w:tc>
        <w:tc>
          <w:tcPr>
            <w:tcW w:w="366" w:type="dxa"/>
            <w:vMerge/>
            <w:tcBorders>
              <w:left w:val="single" w:sz="12" w:space="0" w:color="auto"/>
              <w:right w:val="single" w:sz="12" w:space="0" w:color="auto"/>
            </w:tcBorders>
          </w:tcPr>
          <w:p w14:paraId="06769991" w14:textId="77777777" w:rsidR="0068569F" w:rsidRDefault="0068569F" w:rsidP="006C3256">
            <w:pPr>
              <w:pStyle w:val="Security"/>
              <w:spacing w:before="0"/>
            </w:pPr>
          </w:p>
        </w:tc>
      </w:tr>
      <w:tr w:rsidR="0068569F" w14:paraId="351CA715" w14:textId="77777777" w:rsidTr="006C3256">
        <w:tc>
          <w:tcPr>
            <w:tcW w:w="387" w:type="dxa"/>
            <w:vMerge/>
            <w:tcBorders>
              <w:left w:val="single" w:sz="12" w:space="0" w:color="auto"/>
              <w:right w:val="single" w:sz="12" w:space="0" w:color="auto"/>
            </w:tcBorders>
          </w:tcPr>
          <w:p w14:paraId="59A8BB9C" w14:textId="77777777" w:rsidR="0068569F" w:rsidRDefault="0068569F" w:rsidP="006C3256">
            <w:pPr>
              <w:pStyle w:val="Tabletext"/>
            </w:pPr>
          </w:p>
        </w:tc>
        <w:tc>
          <w:tcPr>
            <w:tcW w:w="2131" w:type="dxa"/>
            <w:tcBorders>
              <w:top w:val="nil"/>
              <w:left w:val="single" w:sz="12" w:space="0" w:color="auto"/>
              <w:right w:val="nil"/>
            </w:tcBorders>
          </w:tcPr>
          <w:p w14:paraId="39323221" w14:textId="77777777" w:rsidR="0068569F" w:rsidRDefault="0068569F" w:rsidP="006C3256">
            <w:pPr>
              <w:pStyle w:val="Tabletext"/>
            </w:pPr>
            <w:r>
              <w:t>Date:</w:t>
            </w:r>
          </w:p>
        </w:tc>
        <w:tc>
          <w:tcPr>
            <w:tcW w:w="5332" w:type="dxa"/>
            <w:gridSpan w:val="2"/>
            <w:tcBorders>
              <w:top w:val="nil"/>
              <w:left w:val="nil"/>
              <w:right w:val="nil"/>
            </w:tcBorders>
          </w:tcPr>
          <w:p w14:paraId="55B9E963" w14:textId="41C679B9" w:rsidR="0068569F" w:rsidRDefault="00AA7D52" w:rsidP="006C3256">
            <w:pPr>
              <w:pStyle w:val="Tabletext"/>
            </w:pPr>
            <w:r>
              <w:t>29/06/23</w:t>
            </w:r>
          </w:p>
        </w:tc>
        <w:tc>
          <w:tcPr>
            <w:tcW w:w="2220" w:type="dxa"/>
            <w:tcBorders>
              <w:top w:val="nil"/>
              <w:left w:val="nil"/>
              <w:right w:val="single" w:sz="12" w:space="0" w:color="auto"/>
            </w:tcBorders>
          </w:tcPr>
          <w:p w14:paraId="583B6D28" w14:textId="77777777" w:rsidR="0068569F" w:rsidRDefault="0068569F" w:rsidP="006C3256">
            <w:pPr>
              <w:pStyle w:val="Tabletext"/>
            </w:pPr>
          </w:p>
        </w:tc>
        <w:tc>
          <w:tcPr>
            <w:tcW w:w="366" w:type="dxa"/>
            <w:vMerge/>
            <w:tcBorders>
              <w:left w:val="single" w:sz="12" w:space="0" w:color="auto"/>
              <w:right w:val="single" w:sz="12" w:space="0" w:color="auto"/>
            </w:tcBorders>
          </w:tcPr>
          <w:p w14:paraId="7AD76A79" w14:textId="77777777" w:rsidR="0068569F" w:rsidRDefault="0068569F" w:rsidP="006C3256">
            <w:pPr>
              <w:pStyle w:val="Security"/>
              <w:spacing w:before="0"/>
            </w:pPr>
          </w:p>
        </w:tc>
      </w:tr>
      <w:tr w:rsidR="0068569F" w:rsidRPr="00FF49A8" w14:paraId="7D7C42F7" w14:textId="77777777" w:rsidTr="006C3256">
        <w:trPr>
          <w:trHeight w:val="280"/>
        </w:trPr>
        <w:tc>
          <w:tcPr>
            <w:tcW w:w="387" w:type="dxa"/>
            <w:vMerge/>
            <w:tcBorders>
              <w:left w:val="single" w:sz="12" w:space="0" w:color="auto"/>
              <w:bottom w:val="single" w:sz="12" w:space="0" w:color="auto"/>
              <w:right w:val="nil"/>
            </w:tcBorders>
          </w:tcPr>
          <w:p w14:paraId="2742A5AD" w14:textId="77777777" w:rsidR="0068569F" w:rsidRDefault="0068569F" w:rsidP="006C3256">
            <w:pPr>
              <w:pStyle w:val="Security"/>
            </w:pPr>
          </w:p>
        </w:tc>
        <w:tc>
          <w:tcPr>
            <w:tcW w:w="9683" w:type="dxa"/>
            <w:gridSpan w:val="4"/>
            <w:tcBorders>
              <w:top w:val="single" w:sz="12" w:space="0" w:color="auto"/>
              <w:left w:val="nil"/>
              <w:bottom w:val="single" w:sz="12" w:space="0" w:color="auto"/>
              <w:right w:val="nil"/>
            </w:tcBorders>
          </w:tcPr>
          <w:p w14:paraId="42DA978B" w14:textId="77777777" w:rsidR="0068569F" w:rsidRDefault="0068569F" w:rsidP="006C3256">
            <w:pPr>
              <w:pStyle w:val="Security"/>
            </w:pPr>
          </w:p>
        </w:tc>
        <w:tc>
          <w:tcPr>
            <w:tcW w:w="366" w:type="dxa"/>
            <w:vMerge/>
            <w:tcBorders>
              <w:left w:val="nil"/>
              <w:bottom w:val="single" w:sz="12" w:space="0" w:color="auto"/>
              <w:right w:val="single" w:sz="12" w:space="0" w:color="auto"/>
            </w:tcBorders>
          </w:tcPr>
          <w:p w14:paraId="56F48417" w14:textId="77777777" w:rsidR="0068569F" w:rsidRDefault="0068569F" w:rsidP="006C3256">
            <w:pPr>
              <w:pStyle w:val="Security"/>
            </w:pPr>
          </w:p>
        </w:tc>
      </w:tr>
    </w:tbl>
    <w:p w14:paraId="2321EB0E" w14:textId="77777777" w:rsidR="002F3391" w:rsidRDefault="002F3391" w:rsidP="00FF49A8">
      <w:pPr>
        <w:pStyle w:val="Security"/>
        <w:sectPr w:rsidR="002F3391" w:rsidSect="00640A64">
          <w:headerReference w:type="even" r:id="rId8"/>
          <w:headerReference w:type="default" r:id="rId9"/>
          <w:footerReference w:type="even" r:id="rId10"/>
          <w:footerReference w:type="default" r:id="rId11"/>
          <w:headerReference w:type="first" r:id="rId12"/>
          <w:footerReference w:type="first" r:id="rId13"/>
          <w:pgSz w:w="11906" w:h="16838"/>
          <w:pgMar w:top="907" w:right="720" w:bottom="720" w:left="720" w:header="907" w:footer="624" w:gutter="0"/>
          <w:cols w:space="720"/>
          <w:titlePg/>
          <w:docGrid w:linePitch="272"/>
        </w:sectPr>
      </w:pPr>
    </w:p>
    <w:p w14:paraId="67432C29" w14:textId="77777777" w:rsidR="002F3391" w:rsidRDefault="002F3391" w:rsidP="00FF49A8">
      <w:pPr>
        <w:pStyle w:val="Security"/>
      </w:pPr>
    </w:p>
    <w:p w14:paraId="170203F4" w14:textId="77777777" w:rsidR="002A1118" w:rsidRDefault="002A1118" w:rsidP="002A1118">
      <w:pPr>
        <w:pStyle w:val="Intentionally"/>
      </w:pPr>
      <w:r>
        <w:t>This page</w:t>
      </w:r>
      <w:r w:rsidR="007B4852">
        <w:t xml:space="preserve"> is</w:t>
      </w:r>
      <w:r>
        <w:t xml:space="preserve"> intentionally </w:t>
      </w:r>
      <w:r w:rsidR="007B4852">
        <w:t xml:space="preserve">left </w:t>
      </w:r>
      <w:r>
        <w:t>blank</w:t>
      </w:r>
    </w:p>
    <w:p w14:paraId="435E6010" w14:textId="77777777" w:rsidR="004F7498" w:rsidRDefault="004F7498" w:rsidP="002A1118">
      <w:pPr>
        <w:pStyle w:val="Intentionally"/>
      </w:pPr>
    </w:p>
    <w:p w14:paraId="1698170A" w14:textId="77777777" w:rsidR="00A705A2" w:rsidRDefault="00A705A2">
      <w:pPr>
        <w:rPr>
          <w:b/>
        </w:rPr>
      </w:pPr>
      <w:r>
        <w:br w:type="page"/>
      </w:r>
    </w:p>
    <w:p w14:paraId="63B88A36" w14:textId="77777777" w:rsidR="00AE68B9" w:rsidRPr="00903771" w:rsidRDefault="00AE68B9" w:rsidP="00903771">
      <w:pPr>
        <w:pStyle w:val="Headingcentred"/>
      </w:pPr>
      <w:r w:rsidRPr="00903771">
        <w:lastRenderedPageBreak/>
        <w:t>Copyright Statements</w:t>
      </w:r>
    </w:p>
    <w:p w14:paraId="399B2092" w14:textId="647FADD1" w:rsidR="00AE68B9" w:rsidRPr="007F2BA3" w:rsidRDefault="00AE68B9" w:rsidP="00AE68B9">
      <w:pPr>
        <w:pStyle w:val="Security"/>
        <w:tabs>
          <w:tab w:val="left" w:pos="2160"/>
        </w:tabs>
      </w:pPr>
      <w:r>
        <w:rPr>
          <w:lang w:val="en-US"/>
        </w:rPr>
        <w:t>Document number:</w:t>
      </w:r>
      <w:r>
        <w:rPr>
          <w:lang w:val="en-US"/>
        </w:rPr>
        <w:tab/>
      </w:r>
      <w:r>
        <w:rPr>
          <w:lang w:val="en-US"/>
        </w:rPr>
        <w:fldChar w:fldCharType="begin"/>
      </w:r>
      <w:r>
        <w:rPr>
          <w:lang w:val="en-US"/>
        </w:rPr>
        <w:instrText xml:space="preserve"> </w:instrText>
      </w:r>
      <w:r>
        <w:rPr>
          <w:lang w:val="en-US"/>
        </w:rPr>
        <w:fldChar w:fldCharType="begin"/>
      </w:r>
      <w:r>
        <w:rPr>
          <w:lang w:val="en-US"/>
        </w:rPr>
        <w:instrText xml:space="preserve"> SET  OLE_LINK1  \* MERGEFORMAT </w:instrText>
      </w:r>
      <w:r>
        <w:rPr>
          <w:lang w:val="en-US"/>
        </w:rPr>
        <w:fldChar w:fldCharType="end"/>
      </w:r>
      <w:r>
        <w:rPr>
          <w:lang w:val="en-US"/>
        </w:rPr>
        <w:instrText xml:space="preserve"> </w:instrText>
      </w:r>
      <w:r>
        <w:rPr>
          <w:lang w:val="en-US"/>
        </w:rPr>
        <w:fldChar w:fldCharType="end"/>
      </w:r>
      <w:r w:rsidR="000E7E7C">
        <w:rPr>
          <w:lang w:val="en-US"/>
        </w:rPr>
        <w:t>TODO</w:t>
      </w:r>
    </w:p>
    <w:p w14:paraId="1D919AF5" w14:textId="619B607D" w:rsidR="000E7E7C" w:rsidRDefault="00AE68B9" w:rsidP="000E7E7C">
      <w:pPr>
        <w:pStyle w:val="Security"/>
        <w:tabs>
          <w:tab w:val="left" w:pos="2160"/>
        </w:tabs>
        <w:ind w:left="2160" w:hanging="2160"/>
      </w:pPr>
      <w:r>
        <w:rPr>
          <w:lang w:val="en-US"/>
        </w:rPr>
        <w:t>Entitled:</w:t>
      </w:r>
      <w:r w:rsidRPr="007F2BA3">
        <w:tab/>
      </w:r>
      <w:bookmarkStart w:id="4" w:name="OLE_LINK3"/>
      <w:bookmarkStart w:id="5" w:name="OLE_LINK4"/>
      <w:r w:rsidR="000E7E7C">
        <w:t>Engineering Work Experience Software Activity: Decrypting Hidden Transmissions with the BBC micro:bit.</w:t>
      </w:r>
    </w:p>
    <w:p w14:paraId="3D61979B" w14:textId="1110CC8F" w:rsidR="00AE68B9" w:rsidRDefault="00AE68B9" w:rsidP="000E7E7C">
      <w:pPr>
        <w:pStyle w:val="Security"/>
        <w:tabs>
          <w:tab w:val="left" w:pos="2160"/>
        </w:tabs>
      </w:pPr>
      <w:r>
        <w:t xml:space="preserve">This is an unpublished work created in </w:t>
      </w:r>
      <w:r>
        <w:fldChar w:fldCharType="begin"/>
      </w:r>
      <w:r>
        <w:instrText xml:space="preserve"> DATE  \@ "yyyy" \* MERGEFORMAT </w:instrText>
      </w:r>
      <w:r>
        <w:fldChar w:fldCharType="separate"/>
      </w:r>
      <w:ins w:id="6" w:author="Richardson, Corey A (GBR)" w:date="2025-06-30T13:05:00Z" w16du:dateUtc="2025-06-30T12:05:00Z">
        <w:r w:rsidR="009B41DC">
          <w:rPr>
            <w:noProof/>
          </w:rPr>
          <w:t>2025</w:t>
        </w:r>
      </w:ins>
      <w:del w:id="7" w:author="Richardson, Corey A (GBR)" w:date="2025-06-30T13:05:00Z" w16du:dateUtc="2025-06-30T12:05:00Z">
        <w:r w:rsidR="006052DA" w:rsidDel="009B41DC">
          <w:rPr>
            <w:noProof/>
          </w:rPr>
          <w:delText>2023</w:delText>
        </w:r>
      </w:del>
      <w:r>
        <w:fldChar w:fldCharType="end"/>
      </w:r>
      <w:r>
        <w:t>, any copyright in which vests in Atlantic Inertial</w:t>
      </w:r>
      <w:r w:rsidRPr="00066AD3">
        <w:t xml:space="preserve"> Systems </w:t>
      </w:r>
      <w:r>
        <w:t>Limited. All rights reserved.</w:t>
      </w:r>
    </w:p>
    <w:p w14:paraId="6401D85E" w14:textId="77777777" w:rsidR="00AE68B9" w:rsidRDefault="00AE68B9" w:rsidP="00AE68B9">
      <w:pPr>
        <w:pStyle w:val="Security"/>
      </w:pPr>
      <w:r>
        <w:t xml:space="preserve">The information contained in this document is made available in confidence. </w:t>
      </w:r>
    </w:p>
    <w:p w14:paraId="35D67DCB" w14:textId="77777777" w:rsidR="00AE68B9" w:rsidRDefault="00AE68B9" w:rsidP="00AE68B9">
      <w:pPr>
        <w:pStyle w:val="Security"/>
      </w:pPr>
      <w:r>
        <w:t>Public authorities are prohibited from releasing the information unless its release would not constitute an actionable breach of confidence. Public authorities should contact Atlantic Inertial Systems Limited to determine the current releasability of the information.</w:t>
      </w:r>
    </w:p>
    <w:p w14:paraId="00A4A0F4" w14:textId="77777777" w:rsidR="00AE68B9" w:rsidRDefault="00AE68B9" w:rsidP="00AE68B9">
      <w:pPr>
        <w:pStyle w:val="Security"/>
      </w:pPr>
      <w:r>
        <w:t>[5 USC 552(b)(4) and 18 USC 1905]/ [Sections 41 and 43 of the Freedom of Information Act 2000] are applicable.</w:t>
      </w:r>
    </w:p>
    <w:p w14:paraId="46BF59B4" w14:textId="77777777" w:rsidR="00AE68B9" w:rsidRDefault="00AE68B9" w:rsidP="00AE68B9">
      <w:pPr>
        <w:pStyle w:val="Security"/>
      </w:pPr>
      <w:r>
        <w:t>UK Origin</w:t>
      </w:r>
    </w:p>
    <w:p w14:paraId="35E1168C" w14:textId="77777777" w:rsidR="00AE68B9" w:rsidRDefault="00AE68B9" w:rsidP="00AE68B9">
      <w:pPr>
        <w:pStyle w:val="Security"/>
      </w:pPr>
      <w:r>
        <w:t>Any enquiries relating to this document or its contents should be addressed in the first instance to:</w:t>
      </w:r>
    </w:p>
    <w:p w14:paraId="172ADB18" w14:textId="77777777" w:rsidR="00AE68B9" w:rsidRDefault="00AE68B9" w:rsidP="00AE68B9">
      <w:pPr>
        <w:pStyle w:val="Security"/>
      </w:pPr>
      <w:r>
        <w:t>Atlantic Inertial</w:t>
      </w:r>
      <w:r w:rsidRPr="00066AD3">
        <w:t xml:space="preserve"> Systems </w:t>
      </w:r>
      <w:r>
        <w:t>Limited,</w:t>
      </w:r>
      <w:r>
        <w:br/>
        <w:t>Clittaford Road,</w:t>
      </w:r>
      <w:r>
        <w:br/>
        <w:t>Southway,</w:t>
      </w:r>
      <w:r>
        <w:br/>
        <w:t>Plymouth,</w:t>
      </w:r>
      <w:r>
        <w:br/>
        <w:t>Devon</w:t>
      </w:r>
      <w:r>
        <w:br/>
        <w:t>PL6 6DE</w:t>
      </w:r>
    </w:p>
    <w:p w14:paraId="6223E037" w14:textId="77777777" w:rsidR="00AE68B9" w:rsidRDefault="00AE68B9" w:rsidP="00AE68B9">
      <w:pPr>
        <w:pStyle w:val="Security"/>
        <w:tabs>
          <w:tab w:val="left" w:pos="1440"/>
          <w:tab w:val="left" w:pos="4320"/>
          <w:tab w:val="left" w:pos="5940"/>
        </w:tabs>
      </w:pPr>
      <w:r>
        <w:t>Telephone:</w:t>
      </w:r>
      <w:r>
        <w:tab/>
        <w:t>(01752) 695695</w:t>
      </w:r>
      <w:r>
        <w:tab/>
        <w:t>International:</w:t>
      </w:r>
      <w:r>
        <w:tab/>
        <w:t>+44 1752 695695</w:t>
      </w:r>
      <w:r>
        <w:br/>
        <w:t>Fax:</w:t>
      </w:r>
      <w:r>
        <w:tab/>
        <w:t>(01752) 695500</w:t>
      </w:r>
      <w:r>
        <w:tab/>
        <w:t>International:</w:t>
      </w:r>
      <w:r>
        <w:tab/>
        <w:t>+44 1752 695500</w:t>
      </w:r>
    </w:p>
    <w:p w14:paraId="155D762D" w14:textId="77777777" w:rsidR="00AE68B9" w:rsidRDefault="00AE68B9" w:rsidP="00AE68B9">
      <w:pPr>
        <w:pStyle w:val="Security"/>
        <w:tabs>
          <w:tab w:val="left" w:pos="5400"/>
        </w:tabs>
      </w:pPr>
    </w:p>
    <w:p w14:paraId="3D8B47CE" w14:textId="77777777" w:rsidR="00AE68B9" w:rsidRDefault="00AE68B9" w:rsidP="00AE68B9">
      <w:pPr>
        <w:pStyle w:val="Security"/>
        <w:tabs>
          <w:tab w:val="left" w:pos="5400"/>
        </w:tabs>
      </w:pPr>
      <w:bookmarkStart w:id="8" w:name="OLE_LINK1"/>
      <w:bookmarkStart w:id="9" w:name="OLE_LINK2"/>
      <w:r>
        <w:t>Atlantic Inertial</w:t>
      </w:r>
      <w:r w:rsidRPr="00066AD3">
        <w:t xml:space="preserve"> Systems </w:t>
      </w:r>
      <w:r>
        <w:t xml:space="preserve">Limited </w:t>
      </w:r>
      <w:r w:rsidRPr="00CF1B29">
        <w:t xml:space="preserve">is part of </w:t>
      </w:r>
      <w:r w:rsidR="007B4852">
        <w:t>Collins</w:t>
      </w:r>
      <w:r>
        <w:t xml:space="preserve"> Aerospace Systems.</w:t>
      </w:r>
    </w:p>
    <w:p w14:paraId="234E912A" w14:textId="77777777" w:rsidR="00AE68B9" w:rsidRDefault="00AE68B9" w:rsidP="00AE68B9">
      <w:pPr>
        <w:pStyle w:val="Security"/>
        <w:tabs>
          <w:tab w:val="left" w:pos="5400"/>
        </w:tabs>
      </w:pPr>
    </w:p>
    <w:bookmarkEnd w:id="4"/>
    <w:bookmarkEnd w:id="5"/>
    <w:bookmarkEnd w:id="8"/>
    <w:bookmarkEnd w:id="9"/>
    <w:p w14:paraId="1823BE3E" w14:textId="77777777" w:rsidR="00A705A2" w:rsidRDefault="00A705A2">
      <w:pPr>
        <w:rPr>
          <w:b/>
        </w:rPr>
      </w:pPr>
      <w:r>
        <w:br w:type="page"/>
      </w:r>
    </w:p>
    <w:p w14:paraId="2E461D07" w14:textId="77777777" w:rsidR="00FD0DEE" w:rsidRDefault="00FD0DEE" w:rsidP="00FD0DEE">
      <w:pPr>
        <w:pStyle w:val="Headingcentred"/>
      </w:pPr>
      <w:r>
        <w:lastRenderedPageBreak/>
        <w:t>Change History</w:t>
      </w:r>
    </w:p>
    <w:p w14:paraId="52D45A7A" w14:textId="77777777" w:rsidR="00FD0DEE" w:rsidRPr="004E795F" w:rsidRDefault="00FD0DEE" w:rsidP="00FD0DEE"/>
    <w:tbl>
      <w:tblPr>
        <w:tblW w:w="973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left w:w="96" w:type="dxa"/>
          <w:right w:w="96" w:type="dxa"/>
        </w:tblCellMar>
        <w:tblLook w:val="00A0" w:firstRow="1" w:lastRow="0" w:firstColumn="1" w:lastColumn="0" w:noHBand="0" w:noVBand="0"/>
      </w:tblPr>
      <w:tblGrid>
        <w:gridCol w:w="1026"/>
        <w:gridCol w:w="1227"/>
        <w:gridCol w:w="1246"/>
        <w:gridCol w:w="1701"/>
        <w:gridCol w:w="4536"/>
      </w:tblGrid>
      <w:tr w:rsidR="00FD0DEE" w14:paraId="2F5E1DB9" w14:textId="77777777" w:rsidTr="0039652E">
        <w:trPr>
          <w:cantSplit/>
          <w:tblHeader/>
        </w:trPr>
        <w:tc>
          <w:tcPr>
            <w:tcW w:w="0" w:type="auto"/>
            <w:tcBorders>
              <w:bottom w:val="single" w:sz="12" w:space="0" w:color="000000"/>
            </w:tcBorders>
          </w:tcPr>
          <w:p w14:paraId="379FD85B" w14:textId="77777777" w:rsidR="00FD0DEE" w:rsidRPr="009E7E2A" w:rsidRDefault="00FD0DEE" w:rsidP="007736CA">
            <w:pPr>
              <w:pStyle w:val="TableHeader"/>
            </w:pPr>
            <w:r>
              <w:t>Revision</w:t>
            </w:r>
          </w:p>
        </w:tc>
        <w:tc>
          <w:tcPr>
            <w:tcW w:w="1227" w:type="dxa"/>
            <w:tcBorders>
              <w:bottom w:val="single" w:sz="12" w:space="0" w:color="000000"/>
            </w:tcBorders>
          </w:tcPr>
          <w:p w14:paraId="0A3BF354" w14:textId="77777777" w:rsidR="00FD0DEE" w:rsidRPr="009E7E2A" w:rsidRDefault="00FD0DEE" w:rsidP="007736CA">
            <w:pPr>
              <w:pStyle w:val="TableHeader"/>
            </w:pPr>
            <w:r>
              <w:t>Change no</w:t>
            </w:r>
          </w:p>
        </w:tc>
        <w:tc>
          <w:tcPr>
            <w:tcW w:w="1246" w:type="dxa"/>
            <w:tcBorders>
              <w:bottom w:val="single" w:sz="12" w:space="0" w:color="000000"/>
              <w:right w:val="single" w:sz="8" w:space="0" w:color="auto"/>
            </w:tcBorders>
          </w:tcPr>
          <w:p w14:paraId="38F28FF1" w14:textId="77777777" w:rsidR="00FD0DEE" w:rsidRPr="009E7E2A" w:rsidRDefault="00FD0DEE" w:rsidP="007736CA">
            <w:pPr>
              <w:pStyle w:val="TableHeader"/>
            </w:pPr>
            <w:r w:rsidRPr="009E7E2A">
              <w:t>Date</w:t>
            </w:r>
          </w:p>
        </w:tc>
        <w:tc>
          <w:tcPr>
            <w:tcW w:w="1701" w:type="dxa"/>
            <w:tcBorders>
              <w:bottom w:val="single" w:sz="12" w:space="0" w:color="000000"/>
            </w:tcBorders>
          </w:tcPr>
          <w:p w14:paraId="4C88F3C1" w14:textId="77777777" w:rsidR="00FD0DEE" w:rsidRPr="009E7E2A" w:rsidRDefault="00FD0DEE" w:rsidP="007736CA">
            <w:pPr>
              <w:pStyle w:val="TableHeader"/>
            </w:pPr>
            <w:r>
              <w:t>Author</w:t>
            </w:r>
          </w:p>
        </w:tc>
        <w:tc>
          <w:tcPr>
            <w:tcW w:w="4536" w:type="dxa"/>
            <w:tcBorders>
              <w:bottom w:val="single" w:sz="12" w:space="0" w:color="000000"/>
            </w:tcBorders>
          </w:tcPr>
          <w:p w14:paraId="3CFC1FD6" w14:textId="77777777" w:rsidR="00FD0DEE" w:rsidRPr="009E7E2A" w:rsidRDefault="00FD0DEE" w:rsidP="007736CA">
            <w:pPr>
              <w:pStyle w:val="TableHeader"/>
            </w:pPr>
            <w:r w:rsidRPr="009E7E2A">
              <w:t>Summary of Change</w:t>
            </w:r>
          </w:p>
        </w:tc>
      </w:tr>
      <w:tr w:rsidR="00FD0DEE" w14:paraId="140AC21F" w14:textId="77777777" w:rsidTr="0039652E">
        <w:trPr>
          <w:cantSplit/>
        </w:trPr>
        <w:tc>
          <w:tcPr>
            <w:tcW w:w="0" w:type="auto"/>
          </w:tcPr>
          <w:p w14:paraId="48A718E6" w14:textId="77777777" w:rsidR="00FD0DEE" w:rsidRPr="00793315" w:rsidRDefault="00FD0DEE" w:rsidP="007736CA">
            <w:pPr>
              <w:pStyle w:val="Frontpagedocno"/>
            </w:pPr>
            <w:r w:rsidRPr="00793315">
              <w:t>1</w:t>
            </w:r>
          </w:p>
        </w:tc>
        <w:tc>
          <w:tcPr>
            <w:tcW w:w="1227" w:type="dxa"/>
          </w:tcPr>
          <w:p w14:paraId="4D730F76" w14:textId="53F0491D" w:rsidR="00FD0DEE" w:rsidRPr="009E7E2A" w:rsidRDefault="000E7E7C" w:rsidP="007736CA">
            <w:pPr>
              <w:pStyle w:val="Tabletext"/>
            </w:pPr>
            <w:r>
              <w:t>TODO</w:t>
            </w:r>
          </w:p>
        </w:tc>
        <w:tc>
          <w:tcPr>
            <w:tcW w:w="1246" w:type="dxa"/>
            <w:tcBorders>
              <w:right w:val="single" w:sz="8" w:space="0" w:color="auto"/>
            </w:tcBorders>
          </w:tcPr>
          <w:p w14:paraId="52250EE3" w14:textId="36E74BF6" w:rsidR="00FD0DEE" w:rsidRPr="009E7E2A" w:rsidRDefault="00A81797" w:rsidP="007736CA">
            <w:pPr>
              <w:pStyle w:val="Tabletext"/>
            </w:pPr>
            <w:r>
              <w:t>29/06/2023</w:t>
            </w:r>
          </w:p>
        </w:tc>
        <w:tc>
          <w:tcPr>
            <w:tcW w:w="1701" w:type="dxa"/>
          </w:tcPr>
          <w:p w14:paraId="72B8FF51" w14:textId="3B69B7FC" w:rsidR="00FD0DEE" w:rsidRPr="009E7E2A" w:rsidRDefault="00A81797" w:rsidP="007736CA">
            <w:pPr>
              <w:pStyle w:val="Tabletext"/>
            </w:pPr>
            <w:r>
              <w:t>C. Richardson</w:t>
            </w:r>
          </w:p>
        </w:tc>
        <w:tc>
          <w:tcPr>
            <w:tcW w:w="4536" w:type="dxa"/>
          </w:tcPr>
          <w:p w14:paraId="3E27B2FF" w14:textId="177AFBB8" w:rsidR="00FD0DEE" w:rsidRPr="009E7E2A" w:rsidRDefault="00A81797" w:rsidP="007736CA">
            <w:pPr>
              <w:pStyle w:val="Tabletext"/>
            </w:pPr>
            <w:r>
              <w:t>First Issue</w:t>
            </w:r>
          </w:p>
        </w:tc>
      </w:tr>
      <w:tr w:rsidR="00FD0DEE" w14:paraId="6D9BA828" w14:textId="77777777" w:rsidTr="0039652E">
        <w:trPr>
          <w:cantSplit/>
        </w:trPr>
        <w:tc>
          <w:tcPr>
            <w:tcW w:w="0" w:type="auto"/>
          </w:tcPr>
          <w:p w14:paraId="7BC5DECC" w14:textId="77777777" w:rsidR="00FD0DEE" w:rsidRPr="009E7E2A" w:rsidRDefault="00FD0DEE" w:rsidP="007736CA">
            <w:pPr>
              <w:pStyle w:val="Frontpagedocno"/>
            </w:pPr>
          </w:p>
        </w:tc>
        <w:tc>
          <w:tcPr>
            <w:tcW w:w="1227" w:type="dxa"/>
          </w:tcPr>
          <w:p w14:paraId="71013982" w14:textId="77777777" w:rsidR="00FD0DEE" w:rsidRPr="009E7E2A" w:rsidRDefault="00FD0DEE" w:rsidP="007736CA">
            <w:pPr>
              <w:pStyle w:val="Tabletext"/>
            </w:pPr>
          </w:p>
        </w:tc>
        <w:tc>
          <w:tcPr>
            <w:tcW w:w="1246" w:type="dxa"/>
            <w:tcBorders>
              <w:right w:val="single" w:sz="8" w:space="0" w:color="auto"/>
            </w:tcBorders>
          </w:tcPr>
          <w:p w14:paraId="570824BD" w14:textId="77777777" w:rsidR="00FD0DEE" w:rsidRPr="009E7E2A" w:rsidRDefault="00FD0DEE" w:rsidP="007736CA">
            <w:pPr>
              <w:pStyle w:val="Tabletext"/>
            </w:pPr>
          </w:p>
        </w:tc>
        <w:tc>
          <w:tcPr>
            <w:tcW w:w="1701" w:type="dxa"/>
          </w:tcPr>
          <w:p w14:paraId="6E7651E1" w14:textId="77777777" w:rsidR="00FD0DEE" w:rsidRPr="009E7E2A" w:rsidRDefault="00FD0DEE" w:rsidP="007736CA">
            <w:pPr>
              <w:pStyle w:val="Tabletext"/>
            </w:pPr>
          </w:p>
        </w:tc>
        <w:tc>
          <w:tcPr>
            <w:tcW w:w="4536" w:type="dxa"/>
          </w:tcPr>
          <w:p w14:paraId="4C30222B" w14:textId="77777777" w:rsidR="00FD0DEE" w:rsidRPr="009E7E2A" w:rsidRDefault="00FD0DEE" w:rsidP="007736CA">
            <w:pPr>
              <w:pStyle w:val="Tabletext"/>
            </w:pPr>
          </w:p>
        </w:tc>
      </w:tr>
      <w:tr w:rsidR="00FD0DEE" w14:paraId="30F3A4F1" w14:textId="77777777" w:rsidTr="0039652E">
        <w:trPr>
          <w:cantSplit/>
        </w:trPr>
        <w:tc>
          <w:tcPr>
            <w:tcW w:w="0" w:type="auto"/>
          </w:tcPr>
          <w:p w14:paraId="078EECE3" w14:textId="77777777" w:rsidR="00FD0DEE" w:rsidRPr="009E7E2A" w:rsidRDefault="00FD0DEE" w:rsidP="007736CA">
            <w:pPr>
              <w:pStyle w:val="Frontpagedocno"/>
            </w:pPr>
          </w:p>
        </w:tc>
        <w:tc>
          <w:tcPr>
            <w:tcW w:w="1227" w:type="dxa"/>
          </w:tcPr>
          <w:p w14:paraId="112278BD" w14:textId="77777777" w:rsidR="00FD0DEE" w:rsidRPr="009E7E2A" w:rsidRDefault="00FD0DEE" w:rsidP="007736CA">
            <w:pPr>
              <w:pStyle w:val="Tabletext"/>
            </w:pPr>
          </w:p>
        </w:tc>
        <w:tc>
          <w:tcPr>
            <w:tcW w:w="1246" w:type="dxa"/>
            <w:tcBorders>
              <w:right w:val="single" w:sz="8" w:space="0" w:color="auto"/>
            </w:tcBorders>
          </w:tcPr>
          <w:p w14:paraId="727EADF1" w14:textId="77777777" w:rsidR="00FD0DEE" w:rsidRPr="009E7E2A" w:rsidRDefault="00FD0DEE" w:rsidP="007736CA">
            <w:pPr>
              <w:pStyle w:val="Tabletext"/>
            </w:pPr>
          </w:p>
        </w:tc>
        <w:tc>
          <w:tcPr>
            <w:tcW w:w="1701" w:type="dxa"/>
          </w:tcPr>
          <w:p w14:paraId="00E3FB1A" w14:textId="77777777" w:rsidR="00FD0DEE" w:rsidRPr="009E7E2A" w:rsidRDefault="00FD0DEE" w:rsidP="007736CA">
            <w:pPr>
              <w:pStyle w:val="Tabletext"/>
            </w:pPr>
          </w:p>
        </w:tc>
        <w:tc>
          <w:tcPr>
            <w:tcW w:w="4536" w:type="dxa"/>
          </w:tcPr>
          <w:p w14:paraId="4524D45C" w14:textId="77777777" w:rsidR="00FD0DEE" w:rsidRPr="009E7E2A" w:rsidRDefault="00FD0DEE" w:rsidP="007736CA">
            <w:pPr>
              <w:pStyle w:val="Tabletext"/>
            </w:pPr>
          </w:p>
        </w:tc>
      </w:tr>
      <w:tr w:rsidR="00FD0DEE" w14:paraId="12EE85B0" w14:textId="77777777" w:rsidTr="0039652E">
        <w:trPr>
          <w:cantSplit/>
        </w:trPr>
        <w:tc>
          <w:tcPr>
            <w:tcW w:w="0" w:type="auto"/>
          </w:tcPr>
          <w:p w14:paraId="0E0B767D" w14:textId="77777777" w:rsidR="00FD0DEE" w:rsidRPr="009E7E2A" w:rsidRDefault="00FD0DEE" w:rsidP="007736CA">
            <w:pPr>
              <w:pStyle w:val="Frontpagedocno"/>
            </w:pPr>
          </w:p>
        </w:tc>
        <w:tc>
          <w:tcPr>
            <w:tcW w:w="1227" w:type="dxa"/>
          </w:tcPr>
          <w:p w14:paraId="68CD5114" w14:textId="77777777" w:rsidR="00FD0DEE" w:rsidRPr="009E7E2A" w:rsidRDefault="00FD0DEE" w:rsidP="007736CA">
            <w:pPr>
              <w:pStyle w:val="Tabletext"/>
            </w:pPr>
          </w:p>
        </w:tc>
        <w:tc>
          <w:tcPr>
            <w:tcW w:w="1246" w:type="dxa"/>
            <w:tcBorders>
              <w:right w:val="single" w:sz="8" w:space="0" w:color="auto"/>
            </w:tcBorders>
          </w:tcPr>
          <w:p w14:paraId="27AC6AE5" w14:textId="77777777" w:rsidR="00FD0DEE" w:rsidRPr="009E7E2A" w:rsidRDefault="00FD0DEE" w:rsidP="007736CA">
            <w:pPr>
              <w:pStyle w:val="Tabletext"/>
            </w:pPr>
          </w:p>
        </w:tc>
        <w:tc>
          <w:tcPr>
            <w:tcW w:w="1701" w:type="dxa"/>
          </w:tcPr>
          <w:p w14:paraId="1C8DABFC" w14:textId="77777777" w:rsidR="00FD0DEE" w:rsidRPr="009E7E2A" w:rsidRDefault="00FD0DEE" w:rsidP="007736CA">
            <w:pPr>
              <w:pStyle w:val="Tabletext"/>
            </w:pPr>
          </w:p>
        </w:tc>
        <w:tc>
          <w:tcPr>
            <w:tcW w:w="4536" w:type="dxa"/>
          </w:tcPr>
          <w:p w14:paraId="020B9F65" w14:textId="77777777" w:rsidR="00FD0DEE" w:rsidRPr="009E7E2A" w:rsidRDefault="00FD0DEE" w:rsidP="007736CA">
            <w:pPr>
              <w:pStyle w:val="Tabletext"/>
            </w:pPr>
          </w:p>
        </w:tc>
      </w:tr>
      <w:tr w:rsidR="00FD0DEE" w14:paraId="18FF7576" w14:textId="77777777" w:rsidTr="0039652E">
        <w:trPr>
          <w:cantSplit/>
        </w:trPr>
        <w:tc>
          <w:tcPr>
            <w:tcW w:w="0" w:type="auto"/>
          </w:tcPr>
          <w:p w14:paraId="638B79EB" w14:textId="77777777" w:rsidR="00FD0DEE" w:rsidRPr="009E7E2A" w:rsidRDefault="00FD0DEE" w:rsidP="007736CA">
            <w:pPr>
              <w:pStyle w:val="Frontpagedocno"/>
            </w:pPr>
          </w:p>
        </w:tc>
        <w:tc>
          <w:tcPr>
            <w:tcW w:w="1227" w:type="dxa"/>
          </w:tcPr>
          <w:p w14:paraId="78D11A10" w14:textId="77777777" w:rsidR="00FD0DEE" w:rsidRPr="009E7E2A" w:rsidRDefault="00FD0DEE" w:rsidP="007736CA">
            <w:pPr>
              <w:pStyle w:val="Tabletext"/>
            </w:pPr>
          </w:p>
        </w:tc>
        <w:tc>
          <w:tcPr>
            <w:tcW w:w="1246" w:type="dxa"/>
            <w:tcBorders>
              <w:right w:val="single" w:sz="8" w:space="0" w:color="auto"/>
            </w:tcBorders>
          </w:tcPr>
          <w:p w14:paraId="08E1D505" w14:textId="77777777" w:rsidR="00FD0DEE" w:rsidRPr="009E7E2A" w:rsidRDefault="00FD0DEE" w:rsidP="007736CA">
            <w:pPr>
              <w:pStyle w:val="Tabletext"/>
            </w:pPr>
          </w:p>
        </w:tc>
        <w:tc>
          <w:tcPr>
            <w:tcW w:w="1701" w:type="dxa"/>
          </w:tcPr>
          <w:p w14:paraId="5AB5E85F" w14:textId="77777777" w:rsidR="00FD0DEE" w:rsidRPr="009E7E2A" w:rsidRDefault="00FD0DEE" w:rsidP="007736CA">
            <w:pPr>
              <w:pStyle w:val="Tabletext"/>
            </w:pPr>
          </w:p>
        </w:tc>
        <w:tc>
          <w:tcPr>
            <w:tcW w:w="4536" w:type="dxa"/>
          </w:tcPr>
          <w:p w14:paraId="0FA07043" w14:textId="77777777" w:rsidR="00FD0DEE" w:rsidRPr="009E7E2A" w:rsidRDefault="00FD0DEE" w:rsidP="007736CA">
            <w:pPr>
              <w:pStyle w:val="Tabletext"/>
            </w:pPr>
          </w:p>
        </w:tc>
      </w:tr>
      <w:tr w:rsidR="00FD0DEE" w14:paraId="266500B2" w14:textId="77777777" w:rsidTr="0039652E">
        <w:trPr>
          <w:cantSplit/>
        </w:trPr>
        <w:tc>
          <w:tcPr>
            <w:tcW w:w="0" w:type="auto"/>
          </w:tcPr>
          <w:p w14:paraId="1B49EF69" w14:textId="77777777" w:rsidR="00FD0DEE" w:rsidRPr="009E7E2A" w:rsidRDefault="00FD0DEE" w:rsidP="007736CA">
            <w:pPr>
              <w:pStyle w:val="Frontpagedocno"/>
            </w:pPr>
          </w:p>
        </w:tc>
        <w:tc>
          <w:tcPr>
            <w:tcW w:w="1227" w:type="dxa"/>
          </w:tcPr>
          <w:p w14:paraId="7E7243D1" w14:textId="77777777" w:rsidR="00FD0DEE" w:rsidRPr="009E7E2A" w:rsidRDefault="00FD0DEE" w:rsidP="007736CA">
            <w:pPr>
              <w:pStyle w:val="Tabletext"/>
            </w:pPr>
          </w:p>
        </w:tc>
        <w:tc>
          <w:tcPr>
            <w:tcW w:w="1246" w:type="dxa"/>
            <w:tcBorders>
              <w:right w:val="single" w:sz="8" w:space="0" w:color="auto"/>
            </w:tcBorders>
          </w:tcPr>
          <w:p w14:paraId="00A09D5E" w14:textId="77777777" w:rsidR="00FD0DEE" w:rsidRPr="009E7E2A" w:rsidRDefault="00FD0DEE" w:rsidP="007736CA">
            <w:pPr>
              <w:pStyle w:val="Tabletext"/>
            </w:pPr>
          </w:p>
        </w:tc>
        <w:tc>
          <w:tcPr>
            <w:tcW w:w="1701" w:type="dxa"/>
          </w:tcPr>
          <w:p w14:paraId="2CC1DD1E" w14:textId="77777777" w:rsidR="00FD0DEE" w:rsidRPr="009E7E2A" w:rsidRDefault="00FD0DEE" w:rsidP="007736CA">
            <w:pPr>
              <w:pStyle w:val="Tabletext"/>
            </w:pPr>
          </w:p>
        </w:tc>
        <w:tc>
          <w:tcPr>
            <w:tcW w:w="4536" w:type="dxa"/>
          </w:tcPr>
          <w:p w14:paraId="244C83B2" w14:textId="77777777" w:rsidR="00FD0DEE" w:rsidRPr="009E7E2A" w:rsidRDefault="00FD0DEE" w:rsidP="007736CA">
            <w:pPr>
              <w:pStyle w:val="Tabletext"/>
            </w:pPr>
          </w:p>
        </w:tc>
      </w:tr>
      <w:tr w:rsidR="00FD0DEE" w14:paraId="57078E64" w14:textId="77777777" w:rsidTr="0039652E">
        <w:trPr>
          <w:cantSplit/>
        </w:trPr>
        <w:tc>
          <w:tcPr>
            <w:tcW w:w="0" w:type="auto"/>
          </w:tcPr>
          <w:p w14:paraId="0BD87144" w14:textId="77777777" w:rsidR="00FD0DEE" w:rsidRPr="009E7E2A" w:rsidRDefault="00FD0DEE" w:rsidP="007736CA">
            <w:pPr>
              <w:pStyle w:val="Frontpagedocno"/>
            </w:pPr>
          </w:p>
        </w:tc>
        <w:tc>
          <w:tcPr>
            <w:tcW w:w="1227" w:type="dxa"/>
          </w:tcPr>
          <w:p w14:paraId="097DE934" w14:textId="77777777" w:rsidR="00FD0DEE" w:rsidRPr="009E7E2A" w:rsidRDefault="00FD0DEE" w:rsidP="007736CA">
            <w:pPr>
              <w:pStyle w:val="Tabletext"/>
            </w:pPr>
          </w:p>
        </w:tc>
        <w:tc>
          <w:tcPr>
            <w:tcW w:w="1246" w:type="dxa"/>
            <w:tcBorders>
              <w:right w:val="single" w:sz="8" w:space="0" w:color="auto"/>
            </w:tcBorders>
          </w:tcPr>
          <w:p w14:paraId="3E682128" w14:textId="77777777" w:rsidR="00FD0DEE" w:rsidRPr="009E7E2A" w:rsidRDefault="00FD0DEE" w:rsidP="007736CA">
            <w:pPr>
              <w:pStyle w:val="Tabletext"/>
            </w:pPr>
          </w:p>
        </w:tc>
        <w:tc>
          <w:tcPr>
            <w:tcW w:w="1701" w:type="dxa"/>
          </w:tcPr>
          <w:p w14:paraId="3BCCD2A3" w14:textId="77777777" w:rsidR="00FD0DEE" w:rsidRPr="009E7E2A" w:rsidRDefault="00FD0DEE" w:rsidP="007736CA">
            <w:pPr>
              <w:pStyle w:val="Tabletext"/>
            </w:pPr>
          </w:p>
        </w:tc>
        <w:tc>
          <w:tcPr>
            <w:tcW w:w="4536" w:type="dxa"/>
          </w:tcPr>
          <w:p w14:paraId="3BB983F1" w14:textId="77777777" w:rsidR="00FD0DEE" w:rsidRPr="009E7E2A" w:rsidRDefault="00FD0DEE" w:rsidP="007736CA">
            <w:pPr>
              <w:pStyle w:val="Tabletext"/>
            </w:pPr>
          </w:p>
        </w:tc>
      </w:tr>
      <w:tr w:rsidR="00FD0DEE" w14:paraId="79380FE1" w14:textId="77777777" w:rsidTr="0039652E">
        <w:trPr>
          <w:cantSplit/>
        </w:trPr>
        <w:tc>
          <w:tcPr>
            <w:tcW w:w="0" w:type="auto"/>
          </w:tcPr>
          <w:p w14:paraId="57EE6400" w14:textId="77777777" w:rsidR="00FD0DEE" w:rsidRPr="009E7E2A" w:rsidRDefault="00FD0DEE" w:rsidP="007736CA">
            <w:pPr>
              <w:pStyle w:val="Frontpagedocno"/>
            </w:pPr>
          </w:p>
        </w:tc>
        <w:tc>
          <w:tcPr>
            <w:tcW w:w="1227" w:type="dxa"/>
          </w:tcPr>
          <w:p w14:paraId="6F7F2D63" w14:textId="77777777" w:rsidR="00FD0DEE" w:rsidRPr="009E7E2A" w:rsidRDefault="00FD0DEE" w:rsidP="007736CA">
            <w:pPr>
              <w:pStyle w:val="Tabletext"/>
            </w:pPr>
          </w:p>
        </w:tc>
        <w:tc>
          <w:tcPr>
            <w:tcW w:w="1246" w:type="dxa"/>
            <w:tcBorders>
              <w:right w:val="single" w:sz="8" w:space="0" w:color="auto"/>
            </w:tcBorders>
          </w:tcPr>
          <w:p w14:paraId="7CFD238D" w14:textId="77777777" w:rsidR="00FD0DEE" w:rsidRPr="009E7E2A" w:rsidRDefault="00FD0DEE" w:rsidP="007736CA">
            <w:pPr>
              <w:pStyle w:val="Tabletext"/>
            </w:pPr>
          </w:p>
        </w:tc>
        <w:tc>
          <w:tcPr>
            <w:tcW w:w="1701" w:type="dxa"/>
          </w:tcPr>
          <w:p w14:paraId="1649CA57" w14:textId="77777777" w:rsidR="00FD0DEE" w:rsidRPr="009E7E2A" w:rsidRDefault="00FD0DEE" w:rsidP="007736CA">
            <w:pPr>
              <w:pStyle w:val="Tabletext"/>
            </w:pPr>
          </w:p>
        </w:tc>
        <w:tc>
          <w:tcPr>
            <w:tcW w:w="4536" w:type="dxa"/>
          </w:tcPr>
          <w:p w14:paraId="27E437A9" w14:textId="77777777" w:rsidR="00FD0DEE" w:rsidRPr="009E7E2A" w:rsidRDefault="00FD0DEE" w:rsidP="007736CA">
            <w:pPr>
              <w:pStyle w:val="Tabletext"/>
            </w:pPr>
          </w:p>
        </w:tc>
      </w:tr>
      <w:tr w:rsidR="00FD0DEE" w14:paraId="22C0EB8E" w14:textId="77777777" w:rsidTr="0039652E">
        <w:trPr>
          <w:cantSplit/>
        </w:trPr>
        <w:tc>
          <w:tcPr>
            <w:tcW w:w="0" w:type="auto"/>
          </w:tcPr>
          <w:p w14:paraId="76C6217F" w14:textId="77777777" w:rsidR="00FD0DEE" w:rsidRPr="009E7E2A" w:rsidRDefault="00FD0DEE" w:rsidP="00D33C30">
            <w:pPr>
              <w:pStyle w:val="Frontpagedocno"/>
              <w:jc w:val="left"/>
            </w:pPr>
          </w:p>
        </w:tc>
        <w:tc>
          <w:tcPr>
            <w:tcW w:w="1227" w:type="dxa"/>
          </w:tcPr>
          <w:p w14:paraId="2A000198" w14:textId="77777777" w:rsidR="00FD0DEE" w:rsidRPr="009E7E2A" w:rsidRDefault="00FD0DEE" w:rsidP="007736CA">
            <w:pPr>
              <w:pStyle w:val="Tabletext"/>
            </w:pPr>
          </w:p>
        </w:tc>
        <w:tc>
          <w:tcPr>
            <w:tcW w:w="1246" w:type="dxa"/>
            <w:tcBorders>
              <w:right w:val="single" w:sz="8" w:space="0" w:color="auto"/>
            </w:tcBorders>
          </w:tcPr>
          <w:p w14:paraId="5D49F2D1" w14:textId="77777777" w:rsidR="00FD0DEE" w:rsidRPr="009E7E2A" w:rsidRDefault="00FD0DEE" w:rsidP="007736CA">
            <w:pPr>
              <w:pStyle w:val="Tabletext"/>
            </w:pPr>
          </w:p>
        </w:tc>
        <w:tc>
          <w:tcPr>
            <w:tcW w:w="1701" w:type="dxa"/>
          </w:tcPr>
          <w:p w14:paraId="78F52A84" w14:textId="77777777" w:rsidR="00FD0DEE" w:rsidRPr="009E7E2A" w:rsidRDefault="00FD0DEE" w:rsidP="007736CA">
            <w:pPr>
              <w:pStyle w:val="Tabletext"/>
            </w:pPr>
          </w:p>
        </w:tc>
        <w:tc>
          <w:tcPr>
            <w:tcW w:w="4536" w:type="dxa"/>
          </w:tcPr>
          <w:p w14:paraId="706D0E0D" w14:textId="77777777" w:rsidR="00FD0DEE" w:rsidRPr="009E7E2A" w:rsidRDefault="00FD0DEE" w:rsidP="007736CA">
            <w:pPr>
              <w:pStyle w:val="Tabletext"/>
            </w:pPr>
          </w:p>
        </w:tc>
      </w:tr>
    </w:tbl>
    <w:p w14:paraId="5E19708A" w14:textId="4B43BA2D" w:rsidR="00E92337" w:rsidRDefault="00E92337" w:rsidP="00B01621">
      <w:pPr>
        <w:pStyle w:val="ContentsHeader"/>
      </w:pPr>
    </w:p>
    <w:p w14:paraId="004A3189" w14:textId="79719A10" w:rsidR="0060521C" w:rsidRDefault="0060521C" w:rsidP="00B01621">
      <w:pPr>
        <w:pStyle w:val="ContentsHeader"/>
      </w:pPr>
    </w:p>
    <w:p w14:paraId="16305851" w14:textId="72180729" w:rsidR="0060521C" w:rsidDel="006052DA" w:rsidRDefault="0060521C" w:rsidP="00B01621">
      <w:pPr>
        <w:pStyle w:val="ContentsHeader"/>
        <w:rPr>
          <w:del w:id="10" w:author="Wells, Kellie S                           Export License Required - US Collins" w:date="2023-06-29T17:07:00Z"/>
        </w:rPr>
      </w:pPr>
    </w:p>
    <w:p w14:paraId="6ADD2372" w14:textId="1ED795F3" w:rsidR="0060521C" w:rsidDel="006052DA" w:rsidRDefault="0060521C" w:rsidP="00B01621">
      <w:pPr>
        <w:pStyle w:val="ContentsHeader"/>
        <w:rPr>
          <w:del w:id="11" w:author="Wells, Kellie S                           Export License Required - US Collins" w:date="2023-06-29T17:07:00Z"/>
        </w:rPr>
      </w:pPr>
    </w:p>
    <w:p w14:paraId="1980752F" w14:textId="2015B11B" w:rsidR="0060521C" w:rsidDel="006052DA" w:rsidRDefault="0060521C" w:rsidP="0060521C">
      <w:pPr>
        <w:pStyle w:val="ContentsHeader"/>
        <w:rPr>
          <w:del w:id="12" w:author="Wells, Kellie S                           Export License Required - US Collins" w:date="2023-06-29T17:07:00Z"/>
        </w:rPr>
      </w:pPr>
      <w:del w:id="13" w:author="Wells, Kellie S                           Export License Required - US Collins" w:date="2023-06-29T17:07:00Z">
        <w:r w:rsidDel="006052DA">
          <w:rPr>
            <w:caps w:val="0"/>
          </w:rPr>
          <w:delText>Responsible Project Personnel</w:delText>
        </w:r>
      </w:del>
    </w:p>
    <w:tbl>
      <w:tblPr>
        <w:tblStyle w:val="TableGrid"/>
        <w:tblW w:w="0" w:type="auto"/>
        <w:tblBorders>
          <w:top w:val="single" w:sz="8" w:space="0" w:color="auto"/>
          <w:left w:val="single" w:sz="12" w:space="0" w:color="auto"/>
          <w:bottom w:val="single" w:sz="8" w:space="0" w:color="auto"/>
          <w:right w:val="single" w:sz="8" w:space="0" w:color="auto"/>
        </w:tblBorders>
        <w:tblLook w:val="04A0" w:firstRow="1" w:lastRow="0" w:firstColumn="1" w:lastColumn="0" w:noHBand="0" w:noVBand="1"/>
      </w:tblPr>
      <w:tblGrid>
        <w:gridCol w:w="4664"/>
        <w:gridCol w:w="4944"/>
      </w:tblGrid>
      <w:tr w:rsidR="0060521C" w:rsidRPr="007D5824" w:rsidDel="006052DA" w14:paraId="1898A071" w14:textId="5DB71871" w:rsidTr="000E7E7C">
        <w:trPr>
          <w:del w:id="14" w:author="Wells, Kellie S                           Export License Required - US Collins" w:date="2023-06-29T17:07:00Z"/>
        </w:trPr>
        <w:tc>
          <w:tcPr>
            <w:tcW w:w="4664" w:type="dxa"/>
            <w:tcBorders>
              <w:top w:val="single" w:sz="12" w:space="0" w:color="auto"/>
              <w:bottom w:val="single" w:sz="12" w:space="0" w:color="auto"/>
            </w:tcBorders>
            <w:hideMark/>
          </w:tcPr>
          <w:p w14:paraId="701C5A5F" w14:textId="3432D08A" w:rsidR="0060521C" w:rsidRPr="007D5824" w:rsidDel="006052DA" w:rsidRDefault="0060521C" w:rsidP="001C5FA6">
            <w:pPr>
              <w:pStyle w:val="ContentsHeader"/>
              <w:jc w:val="left"/>
              <w:rPr>
                <w:del w:id="15" w:author="Wells, Kellie S                           Export License Required - US Collins" w:date="2023-06-29T17:07:00Z"/>
              </w:rPr>
            </w:pPr>
            <w:bookmarkStart w:id="16" w:name="_Hlk88550681"/>
            <w:del w:id="17" w:author="Wells, Kellie S                           Export License Required - US Collins" w:date="2023-06-29T17:07:00Z">
              <w:r w:rsidRPr="007D5824" w:rsidDel="006052DA">
                <w:rPr>
                  <w:caps w:val="0"/>
                </w:rPr>
                <w:delText>Role</w:delText>
              </w:r>
            </w:del>
          </w:p>
        </w:tc>
        <w:tc>
          <w:tcPr>
            <w:tcW w:w="4944" w:type="dxa"/>
            <w:tcBorders>
              <w:top w:val="single" w:sz="12" w:space="0" w:color="auto"/>
              <w:bottom w:val="single" w:sz="12" w:space="0" w:color="auto"/>
              <w:right w:val="single" w:sz="12" w:space="0" w:color="auto"/>
            </w:tcBorders>
            <w:hideMark/>
          </w:tcPr>
          <w:p w14:paraId="0AC3E799" w14:textId="2046F87A" w:rsidR="0060521C" w:rsidRPr="007D5824" w:rsidDel="006052DA" w:rsidRDefault="0060521C" w:rsidP="001C5FA6">
            <w:pPr>
              <w:pStyle w:val="ContentsHeader"/>
              <w:jc w:val="left"/>
              <w:rPr>
                <w:del w:id="18" w:author="Wells, Kellie S                           Export License Required - US Collins" w:date="2023-06-29T17:07:00Z"/>
              </w:rPr>
            </w:pPr>
            <w:del w:id="19" w:author="Wells, Kellie S                           Export License Required - US Collins" w:date="2023-06-29T17:07:00Z">
              <w:r w:rsidRPr="007D5824" w:rsidDel="006052DA">
                <w:rPr>
                  <w:caps w:val="0"/>
                </w:rPr>
                <w:delText>Name</w:delText>
              </w:r>
            </w:del>
          </w:p>
        </w:tc>
      </w:tr>
      <w:tr w:rsidR="0060521C" w:rsidDel="006052DA" w14:paraId="2405E70C" w14:textId="5BCF4D10" w:rsidTr="000E7E7C">
        <w:trPr>
          <w:del w:id="20" w:author="Wells, Kellie S                           Export License Required - US Collins" w:date="2023-06-29T17:07:00Z"/>
        </w:trPr>
        <w:tc>
          <w:tcPr>
            <w:tcW w:w="4664" w:type="dxa"/>
            <w:tcBorders>
              <w:top w:val="single" w:sz="12" w:space="0" w:color="auto"/>
            </w:tcBorders>
            <w:vAlign w:val="center"/>
            <w:hideMark/>
          </w:tcPr>
          <w:p w14:paraId="324FC9F2" w14:textId="0A725945" w:rsidR="0060521C" w:rsidDel="006052DA" w:rsidRDefault="000C3660" w:rsidP="001C5FA6">
            <w:pPr>
              <w:pStyle w:val="ContentsHeader"/>
              <w:jc w:val="left"/>
              <w:rPr>
                <w:del w:id="21" w:author="Wells, Kellie S                           Export License Required - US Collins" w:date="2023-06-29T17:07:00Z"/>
                <w:b w:val="0"/>
              </w:rPr>
            </w:pPr>
            <w:del w:id="22" w:author="Wells, Kellie S                           Export License Required - US Collins" w:date="2023-06-29T17:07:00Z">
              <w:r w:rsidDel="006052DA">
                <w:rPr>
                  <w:b w:val="0"/>
                </w:rPr>
                <w:delText>AUTHOR</w:delText>
              </w:r>
            </w:del>
          </w:p>
        </w:tc>
        <w:tc>
          <w:tcPr>
            <w:tcW w:w="4944" w:type="dxa"/>
            <w:tcBorders>
              <w:top w:val="single" w:sz="12" w:space="0" w:color="auto"/>
              <w:bottom w:val="single" w:sz="4" w:space="0" w:color="auto"/>
              <w:right w:val="single" w:sz="12" w:space="0" w:color="auto"/>
            </w:tcBorders>
          </w:tcPr>
          <w:p w14:paraId="3A0319EA" w14:textId="6636B51F" w:rsidR="0060521C" w:rsidDel="006052DA" w:rsidRDefault="000C3660" w:rsidP="001C5FA6">
            <w:pPr>
              <w:pStyle w:val="ContentsHeader"/>
              <w:rPr>
                <w:del w:id="23" w:author="Wells, Kellie S                           Export License Required - US Collins" w:date="2023-06-29T17:07:00Z"/>
              </w:rPr>
            </w:pPr>
            <w:del w:id="24" w:author="Wells, Kellie S                           Export License Required - US Collins" w:date="2023-06-29T17:07:00Z">
              <w:r w:rsidDel="006052DA">
                <w:delText>Corey richardson</w:delText>
              </w:r>
            </w:del>
          </w:p>
        </w:tc>
      </w:tr>
      <w:tr w:rsidR="0060521C" w:rsidDel="006052DA" w14:paraId="025C0FBA" w14:textId="28149BE4" w:rsidTr="000E7E7C">
        <w:trPr>
          <w:del w:id="25" w:author="Wells, Kellie S                           Export License Required - US Collins" w:date="2023-06-29T17:07:00Z"/>
        </w:trPr>
        <w:tc>
          <w:tcPr>
            <w:tcW w:w="4664" w:type="dxa"/>
            <w:vAlign w:val="center"/>
            <w:hideMark/>
          </w:tcPr>
          <w:p w14:paraId="117D8450" w14:textId="48DCA25F" w:rsidR="0060521C" w:rsidDel="006052DA" w:rsidRDefault="000E7E7C" w:rsidP="001C5FA6">
            <w:pPr>
              <w:pStyle w:val="ContentsHeader"/>
              <w:jc w:val="left"/>
              <w:rPr>
                <w:del w:id="26" w:author="Wells, Kellie S                           Export License Required - US Collins" w:date="2023-06-29T17:07:00Z"/>
                <w:b w:val="0"/>
              </w:rPr>
            </w:pPr>
            <w:del w:id="27" w:author="Wells, Kellie S                           Export License Required - US Collins" w:date="2023-06-29T17:07:00Z">
              <w:r w:rsidDel="006052DA">
                <w:rPr>
                  <w:b w:val="0"/>
                  <w:caps w:val="0"/>
                </w:rPr>
                <w:delText>TECHNICAL INDEPENDENT</w:delText>
              </w:r>
            </w:del>
          </w:p>
        </w:tc>
        <w:tc>
          <w:tcPr>
            <w:tcW w:w="4944" w:type="dxa"/>
            <w:tcBorders>
              <w:top w:val="single" w:sz="4" w:space="0" w:color="auto"/>
              <w:bottom w:val="single" w:sz="4" w:space="0" w:color="auto"/>
              <w:right w:val="single" w:sz="12" w:space="0" w:color="auto"/>
            </w:tcBorders>
          </w:tcPr>
          <w:p w14:paraId="1749B972" w14:textId="7243A4C2" w:rsidR="0060521C" w:rsidDel="006052DA" w:rsidRDefault="000C3660" w:rsidP="001C5FA6">
            <w:pPr>
              <w:pStyle w:val="ContentsHeader"/>
              <w:rPr>
                <w:del w:id="28" w:author="Wells, Kellie S                           Export License Required - US Collins" w:date="2023-06-29T17:07:00Z"/>
              </w:rPr>
            </w:pPr>
            <w:del w:id="29" w:author="Wells, Kellie S                           Export License Required - US Collins" w:date="2023-06-29T17:07:00Z">
              <w:r w:rsidDel="006052DA">
                <w:delText>kELLIE WELLS</w:delText>
              </w:r>
            </w:del>
          </w:p>
        </w:tc>
      </w:tr>
      <w:tr w:rsidR="000C3660" w:rsidDel="006052DA" w14:paraId="4CCF7720" w14:textId="684140EE" w:rsidTr="000E7E7C">
        <w:trPr>
          <w:del w:id="30" w:author="Wells, Kellie S                           Export License Required - US Collins" w:date="2023-06-29T17:07:00Z"/>
        </w:trPr>
        <w:tc>
          <w:tcPr>
            <w:tcW w:w="4664" w:type="dxa"/>
            <w:vAlign w:val="center"/>
          </w:tcPr>
          <w:p w14:paraId="2A360E84" w14:textId="4753311B" w:rsidR="000C3660" w:rsidDel="006052DA" w:rsidRDefault="000C3660" w:rsidP="001C5FA6">
            <w:pPr>
              <w:pStyle w:val="ContentsHeader"/>
              <w:jc w:val="left"/>
              <w:rPr>
                <w:del w:id="31" w:author="Wells, Kellie S                           Export License Required - US Collins" w:date="2023-06-29T17:07:00Z"/>
                <w:b w:val="0"/>
                <w:caps w:val="0"/>
              </w:rPr>
            </w:pPr>
            <w:del w:id="32" w:author="Wells, Kellie S                           Export License Required - US Collins" w:date="2023-06-29T17:07:00Z">
              <w:r w:rsidDel="006052DA">
                <w:rPr>
                  <w:b w:val="0"/>
                  <w:caps w:val="0"/>
                </w:rPr>
                <w:delText>TECHNICAL INDEPENDENT</w:delText>
              </w:r>
            </w:del>
          </w:p>
        </w:tc>
        <w:tc>
          <w:tcPr>
            <w:tcW w:w="4944" w:type="dxa"/>
            <w:tcBorders>
              <w:top w:val="single" w:sz="4" w:space="0" w:color="auto"/>
              <w:bottom w:val="single" w:sz="4" w:space="0" w:color="auto"/>
              <w:right w:val="single" w:sz="12" w:space="0" w:color="auto"/>
            </w:tcBorders>
          </w:tcPr>
          <w:p w14:paraId="76D7B88A" w14:textId="6DD38FD1" w:rsidR="000C3660" w:rsidDel="006052DA" w:rsidRDefault="000C3660" w:rsidP="001C5FA6">
            <w:pPr>
              <w:pStyle w:val="ContentsHeader"/>
              <w:rPr>
                <w:del w:id="33" w:author="Wells, Kellie S                           Export License Required - US Collins" w:date="2023-06-29T17:07:00Z"/>
              </w:rPr>
            </w:pPr>
            <w:del w:id="34" w:author="Wells, Kellie S                           Export License Required - US Collins" w:date="2023-06-29T17:07:00Z">
              <w:r w:rsidDel="006052DA">
                <w:delText>ROB WILLIAMS</w:delText>
              </w:r>
            </w:del>
          </w:p>
        </w:tc>
      </w:tr>
      <w:tr w:rsidR="0060521C" w:rsidDel="006052DA" w14:paraId="59FD9FFF" w14:textId="5D2B3940" w:rsidTr="000E7E7C">
        <w:trPr>
          <w:del w:id="35" w:author="Wells, Kellie S                           Export License Required - US Collins" w:date="2023-06-29T17:07:00Z"/>
        </w:trPr>
        <w:tc>
          <w:tcPr>
            <w:tcW w:w="9608" w:type="dxa"/>
            <w:gridSpan w:val="2"/>
            <w:tcBorders>
              <w:top w:val="single" w:sz="4" w:space="0" w:color="auto"/>
              <w:bottom w:val="single" w:sz="12" w:space="0" w:color="auto"/>
              <w:right w:val="single" w:sz="12" w:space="0" w:color="auto"/>
            </w:tcBorders>
            <w:vAlign w:val="center"/>
            <w:hideMark/>
          </w:tcPr>
          <w:p w14:paraId="085FB05D" w14:textId="193D3BC8" w:rsidR="0060521C" w:rsidDel="006052DA" w:rsidRDefault="0060521C" w:rsidP="001C5FA6">
            <w:pPr>
              <w:pStyle w:val="ContentsHeader"/>
              <w:jc w:val="left"/>
              <w:rPr>
                <w:del w:id="36" w:author="Wells, Kellie S                           Export License Required - US Collins" w:date="2023-06-29T17:07:00Z"/>
                <w:b w:val="0"/>
              </w:rPr>
            </w:pPr>
            <w:del w:id="37" w:author="Wells, Kellie S                           Export License Required - US Collins" w:date="2023-06-29T17:07:00Z">
              <w:r w:rsidDel="006052DA">
                <w:rPr>
                  <w:b w:val="0"/>
                </w:rPr>
                <w:delText>Note: D</w:delText>
              </w:r>
              <w:r w:rsidDel="006052DA">
                <w:rPr>
                  <w:b w:val="0"/>
                  <w:caps w:val="0"/>
                </w:rPr>
                <w:delText>ocument approvals are on file within the Enovia PDM system.</w:delText>
              </w:r>
            </w:del>
          </w:p>
        </w:tc>
      </w:tr>
      <w:bookmarkEnd w:id="16"/>
    </w:tbl>
    <w:p w14:paraId="41DFC038" w14:textId="164255CB" w:rsidR="00B01621" w:rsidRPr="00A81797" w:rsidRDefault="00B73F55" w:rsidP="00A81797">
      <w:pPr>
        <w:rPr>
          <w:b/>
          <w:caps/>
          <w:color w:val="BFBFBF" w:themeColor="background1" w:themeShade="BF"/>
        </w:rPr>
      </w:pPr>
      <w:del w:id="38" w:author="Wells, Kellie S                           Export License Required - US Collins" w:date="2023-06-29T17:07:00Z">
        <w:r w:rsidRPr="00EC35CC" w:rsidDel="006052DA">
          <w:br w:type="page"/>
        </w:r>
      </w:del>
      <w:r w:rsidR="00B01621" w:rsidRPr="00D37F8F">
        <w:rPr>
          <w:rFonts w:cs="Arial"/>
        </w:rPr>
        <w:lastRenderedPageBreak/>
        <w:t>CONTENTS</w:t>
      </w:r>
    </w:p>
    <w:p w14:paraId="3FDDFE8F" w14:textId="77777777" w:rsidR="00B01621" w:rsidRPr="00D37F8F" w:rsidRDefault="00B01621" w:rsidP="00B01621">
      <w:pPr>
        <w:pStyle w:val="Contents1"/>
        <w:rPr>
          <w:rFonts w:cs="Arial"/>
        </w:rPr>
      </w:pPr>
      <w:r w:rsidRPr="00D37F8F">
        <w:rPr>
          <w:rFonts w:cs="Arial"/>
        </w:rPr>
        <w:t>Section</w:t>
      </w:r>
      <w:r w:rsidRPr="00D37F8F">
        <w:rPr>
          <w:rFonts w:cs="Arial"/>
        </w:rPr>
        <w:tab/>
        <w:t>Page</w:t>
      </w:r>
    </w:p>
    <w:p w14:paraId="0A39229A" w14:textId="1EC30601" w:rsidR="005C5263" w:rsidRDefault="007339CE" w:rsidP="006052DA">
      <w:pPr>
        <w:pStyle w:val="TOC1"/>
        <w:rPr>
          <w:rFonts w:asciiTheme="minorHAnsi" w:eastAsiaTheme="minorEastAsia" w:hAnsiTheme="minorHAnsi" w:cstheme="minorBidi"/>
          <w:sz w:val="22"/>
          <w:szCs w:val="22"/>
          <w:lang w:eastAsia="en-GB"/>
        </w:rPr>
      </w:pPr>
      <w:r>
        <w:fldChar w:fldCharType="begin"/>
      </w:r>
      <w:r>
        <w:instrText xml:space="preserve"> TOC \o "1-3" \h \z \t "Heading 6,1,Heading 7,2,Heading 8,2,Glossary,1" </w:instrText>
      </w:r>
      <w:r>
        <w:fldChar w:fldCharType="separate"/>
      </w:r>
      <w:r w:rsidR="005C5263">
        <w:fldChar w:fldCharType="begin"/>
      </w:r>
      <w:r w:rsidR="005C5263">
        <w:instrText>HYPERLINK \l "_Toc138945116"</w:instrText>
      </w:r>
      <w:r w:rsidR="005C5263">
        <w:fldChar w:fldCharType="separate"/>
      </w:r>
      <w:r w:rsidR="005C5263" w:rsidRPr="00160784">
        <w:rPr>
          <w:rStyle w:val="Hyperlink"/>
        </w:rPr>
        <w:t>Glossary</w:t>
      </w:r>
      <w:r w:rsidR="005C5263">
        <w:rPr>
          <w:webHidden/>
        </w:rPr>
        <w:tab/>
      </w:r>
      <w:r w:rsidR="005C5263">
        <w:rPr>
          <w:webHidden/>
        </w:rPr>
        <w:fldChar w:fldCharType="begin"/>
      </w:r>
      <w:r w:rsidR="005C5263">
        <w:rPr>
          <w:webHidden/>
        </w:rPr>
        <w:instrText xml:space="preserve"> PAGEREF _Toc138945116 \h </w:instrText>
      </w:r>
      <w:r w:rsidR="005C5263">
        <w:rPr>
          <w:webHidden/>
        </w:rPr>
      </w:r>
      <w:r w:rsidR="005C5263">
        <w:rPr>
          <w:webHidden/>
        </w:rPr>
        <w:fldChar w:fldCharType="separate"/>
      </w:r>
      <w:ins w:id="39" w:author="Richardson, Corey A (GBR)" w:date="2025-06-30T13:07:00Z" w16du:dateUtc="2025-06-30T12:07:00Z">
        <w:r w:rsidR="009B41DC">
          <w:rPr>
            <w:webHidden/>
          </w:rPr>
          <w:t>7</w:t>
        </w:r>
      </w:ins>
      <w:del w:id="40" w:author="Richardson, Corey A (GBR)" w:date="2025-06-30T13:07:00Z" w16du:dateUtc="2025-06-30T12:07:00Z">
        <w:r w:rsidR="005C5263" w:rsidDel="009B41DC">
          <w:rPr>
            <w:webHidden/>
          </w:rPr>
          <w:delText>6</w:delText>
        </w:r>
      </w:del>
      <w:r w:rsidR="005C5263">
        <w:rPr>
          <w:webHidden/>
        </w:rPr>
        <w:fldChar w:fldCharType="end"/>
      </w:r>
      <w:r w:rsidR="005C5263">
        <w:fldChar w:fldCharType="end"/>
      </w:r>
    </w:p>
    <w:p w14:paraId="4CF11309" w14:textId="3ACA21D7" w:rsidR="005C5263" w:rsidRDefault="005C5263" w:rsidP="006052DA">
      <w:pPr>
        <w:pStyle w:val="TOC1"/>
        <w:rPr>
          <w:rFonts w:asciiTheme="minorHAnsi" w:eastAsiaTheme="minorEastAsia" w:hAnsiTheme="minorHAnsi" w:cstheme="minorBidi"/>
          <w:sz w:val="22"/>
          <w:szCs w:val="22"/>
          <w:lang w:eastAsia="en-GB"/>
        </w:rPr>
      </w:pPr>
      <w:r>
        <w:fldChar w:fldCharType="begin"/>
      </w:r>
      <w:r>
        <w:instrText>HYPERLINK \l "_Toc138945117"</w:instrText>
      </w:r>
      <w:r>
        <w:fldChar w:fldCharType="separate"/>
      </w:r>
      <w:r w:rsidRPr="00160784">
        <w:rPr>
          <w:rStyle w:val="Hyperlink"/>
        </w:rPr>
        <w:t>1</w:t>
      </w:r>
      <w:r>
        <w:rPr>
          <w:rFonts w:asciiTheme="minorHAnsi" w:eastAsiaTheme="minorEastAsia" w:hAnsiTheme="minorHAnsi" w:cstheme="minorBidi"/>
          <w:sz w:val="22"/>
          <w:szCs w:val="22"/>
          <w:lang w:eastAsia="en-GB"/>
        </w:rPr>
        <w:tab/>
      </w:r>
      <w:r w:rsidRPr="00160784">
        <w:rPr>
          <w:rStyle w:val="Hyperlink"/>
        </w:rPr>
        <w:t>Introduction</w:t>
      </w:r>
      <w:r>
        <w:rPr>
          <w:webHidden/>
        </w:rPr>
        <w:tab/>
      </w:r>
      <w:r>
        <w:rPr>
          <w:webHidden/>
        </w:rPr>
        <w:fldChar w:fldCharType="begin"/>
      </w:r>
      <w:r>
        <w:rPr>
          <w:webHidden/>
        </w:rPr>
        <w:instrText xml:space="preserve"> PAGEREF _Toc138945117 \h </w:instrText>
      </w:r>
      <w:r>
        <w:rPr>
          <w:webHidden/>
        </w:rPr>
      </w:r>
      <w:r>
        <w:rPr>
          <w:webHidden/>
        </w:rPr>
        <w:fldChar w:fldCharType="separate"/>
      </w:r>
      <w:ins w:id="41" w:author="Richardson, Corey A (GBR)" w:date="2025-06-30T13:07:00Z" w16du:dateUtc="2025-06-30T12:07:00Z">
        <w:r w:rsidR="009B41DC">
          <w:rPr>
            <w:webHidden/>
          </w:rPr>
          <w:t>8</w:t>
        </w:r>
      </w:ins>
      <w:del w:id="42" w:author="Richardson, Corey A (GBR)" w:date="2025-06-30T13:07:00Z" w16du:dateUtc="2025-06-30T12:07:00Z">
        <w:r w:rsidDel="009B41DC">
          <w:rPr>
            <w:webHidden/>
          </w:rPr>
          <w:delText>7</w:delText>
        </w:r>
      </w:del>
      <w:r>
        <w:rPr>
          <w:webHidden/>
        </w:rPr>
        <w:fldChar w:fldCharType="end"/>
      </w:r>
      <w:r>
        <w:fldChar w:fldCharType="end"/>
      </w:r>
    </w:p>
    <w:p w14:paraId="577416BC" w14:textId="778107E6"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"_Toc138945118"</w:instrText>
      </w:r>
      <w:r>
        <w:fldChar w:fldCharType="separate"/>
      </w:r>
      <w:r w:rsidRPr="00160784">
        <w:rPr>
          <w:rStyle w:val="Hyperlink"/>
        </w:rPr>
        <w:t>1.1</w:t>
      </w:r>
      <w:r>
        <w:rPr>
          <w:rFonts w:asciiTheme="minorHAnsi" w:eastAsiaTheme="minorEastAsia" w:hAnsiTheme="minorHAnsi" w:cstheme="minorBidi"/>
          <w:sz w:val="22"/>
          <w:szCs w:val="22"/>
          <w:lang w:eastAsia="en-GB"/>
        </w:rPr>
        <w:tab/>
      </w:r>
      <w:r w:rsidRPr="00160784">
        <w:rPr>
          <w:rStyle w:val="Hyperlink"/>
        </w:rPr>
        <w:t>About this document</w:t>
      </w:r>
      <w:r>
        <w:rPr>
          <w:webHidden/>
        </w:rPr>
        <w:tab/>
      </w:r>
      <w:r>
        <w:rPr>
          <w:webHidden/>
        </w:rPr>
        <w:fldChar w:fldCharType="begin"/>
      </w:r>
      <w:r>
        <w:rPr>
          <w:webHidden/>
        </w:rPr>
        <w:instrText xml:space="preserve"> PAGEREF _Toc138945118 \h </w:instrText>
      </w:r>
      <w:r>
        <w:rPr>
          <w:webHidden/>
        </w:rPr>
      </w:r>
      <w:r>
        <w:rPr>
          <w:webHidden/>
        </w:rPr>
        <w:fldChar w:fldCharType="separate"/>
      </w:r>
      <w:ins w:id="43" w:author="Richardson, Corey A (GBR)" w:date="2025-06-30T13:07:00Z" w16du:dateUtc="2025-06-30T12:07:00Z">
        <w:r w:rsidR="009B41DC">
          <w:rPr>
            <w:webHidden/>
          </w:rPr>
          <w:t>8</w:t>
        </w:r>
      </w:ins>
      <w:del w:id="44" w:author="Richardson, Corey A (GBR)" w:date="2025-06-30T13:07:00Z" w16du:dateUtc="2025-06-30T12:07:00Z">
        <w:r w:rsidDel="009B41DC">
          <w:rPr>
            <w:webHidden/>
          </w:rPr>
          <w:delText>7</w:delText>
        </w:r>
      </w:del>
      <w:r>
        <w:rPr>
          <w:webHidden/>
        </w:rPr>
        <w:fldChar w:fldCharType="end"/>
      </w:r>
      <w:r>
        <w:fldChar w:fldCharType="end"/>
      </w:r>
    </w:p>
    <w:p w14:paraId="1B991BAA" w14:textId="2C18F7BE" w:rsidR="005C5263" w:rsidRDefault="005C5263" w:rsidP="006052DA">
      <w:pPr>
        <w:pStyle w:val="TOC1"/>
        <w:rPr>
          <w:rFonts w:asciiTheme="minorHAnsi" w:eastAsiaTheme="minorEastAsia" w:hAnsiTheme="minorHAnsi" w:cstheme="minorBidi"/>
          <w:sz w:val="22"/>
          <w:szCs w:val="22"/>
          <w:lang w:eastAsia="en-GB"/>
        </w:rPr>
      </w:pPr>
      <w:r>
        <w:fldChar w:fldCharType="begin"/>
      </w:r>
      <w:r>
        <w:instrText>HYPERLINK \l "_Toc138945119"</w:instrText>
      </w:r>
      <w:r>
        <w:fldChar w:fldCharType="separate"/>
      </w:r>
      <w:r w:rsidRPr="00160784">
        <w:rPr>
          <w:rStyle w:val="Hyperlink"/>
        </w:rPr>
        <w:t>2</w:t>
      </w:r>
      <w:r>
        <w:rPr>
          <w:rFonts w:asciiTheme="minorHAnsi" w:eastAsiaTheme="minorEastAsia" w:hAnsiTheme="minorHAnsi" w:cstheme="minorBidi"/>
          <w:sz w:val="22"/>
          <w:szCs w:val="22"/>
          <w:lang w:eastAsia="en-GB"/>
        </w:rPr>
        <w:tab/>
      </w:r>
      <w:r w:rsidRPr="00160784">
        <w:rPr>
          <w:rStyle w:val="Hyperlink"/>
        </w:rPr>
        <w:t>Prior and Prerequisite Knowledge</w:t>
      </w:r>
      <w:r>
        <w:rPr>
          <w:webHidden/>
        </w:rPr>
        <w:tab/>
      </w:r>
      <w:r>
        <w:rPr>
          <w:webHidden/>
        </w:rPr>
        <w:fldChar w:fldCharType="begin"/>
      </w:r>
      <w:r>
        <w:rPr>
          <w:webHidden/>
        </w:rPr>
        <w:instrText xml:space="preserve"> PAGEREF _Toc138945119 \h </w:instrText>
      </w:r>
      <w:r>
        <w:rPr>
          <w:webHidden/>
        </w:rPr>
      </w:r>
      <w:r>
        <w:rPr>
          <w:webHidden/>
        </w:rPr>
        <w:fldChar w:fldCharType="separate"/>
      </w:r>
      <w:ins w:id="45" w:author="Richardson, Corey A (GBR)" w:date="2025-06-30T13:07:00Z" w16du:dateUtc="2025-06-30T12:07:00Z">
        <w:r w:rsidR="009B41DC">
          <w:rPr>
            <w:webHidden/>
          </w:rPr>
          <w:t>14</w:t>
        </w:r>
      </w:ins>
      <w:del w:id="46" w:author="Richardson, Corey A (GBR)" w:date="2025-06-30T13:07:00Z" w16du:dateUtc="2025-06-30T12:07:00Z">
        <w:r w:rsidDel="009B41DC">
          <w:rPr>
            <w:webHidden/>
          </w:rPr>
          <w:delText>8</w:delText>
        </w:r>
      </w:del>
      <w:r>
        <w:rPr>
          <w:webHidden/>
        </w:rPr>
        <w:fldChar w:fldCharType="end"/>
      </w:r>
      <w:r>
        <w:fldChar w:fldCharType="end"/>
      </w:r>
    </w:p>
    <w:p w14:paraId="5BC71BC7" w14:textId="54E51129"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"_Toc138945120"</w:instrText>
      </w:r>
      <w:r>
        <w:fldChar w:fldCharType="separate"/>
      </w:r>
      <w:r w:rsidRPr="00160784">
        <w:rPr>
          <w:rStyle w:val="Hyperlink"/>
        </w:rPr>
        <w:t>2.1</w:t>
      </w:r>
      <w:r>
        <w:rPr>
          <w:rFonts w:asciiTheme="minorHAnsi" w:eastAsiaTheme="minorEastAsia" w:hAnsiTheme="minorHAnsi" w:cstheme="minorBidi"/>
          <w:sz w:val="22"/>
          <w:szCs w:val="22"/>
          <w:lang w:eastAsia="en-GB"/>
        </w:rPr>
        <w:tab/>
      </w:r>
      <w:r w:rsidRPr="00160784">
        <w:rPr>
          <w:rStyle w:val="Hyperlink"/>
        </w:rPr>
        <w:t>Portfolio</w:t>
      </w:r>
      <w:r>
        <w:rPr>
          <w:webHidden/>
        </w:rPr>
        <w:tab/>
      </w:r>
      <w:r>
        <w:rPr>
          <w:webHidden/>
        </w:rPr>
        <w:fldChar w:fldCharType="begin"/>
      </w:r>
      <w:r>
        <w:rPr>
          <w:webHidden/>
        </w:rPr>
        <w:instrText xml:space="preserve"> PAGEREF _Toc138945120 \h </w:instrText>
      </w:r>
      <w:r>
        <w:rPr>
          <w:webHidden/>
        </w:rPr>
      </w:r>
      <w:r>
        <w:rPr>
          <w:webHidden/>
        </w:rPr>
        <w:fldChar w:fldCharType="separate"/>
      </w:r>
      <w:ins w:id="47" w:author="Richardson, Corey A (GBR)" w:date="2025-06-30T13:07:00Z" w16du:dateUtc="2025-06-30T12:07:00Z">
        <w:r w:rsidR="009B41DC">
          <w:rPr>
            <w:webHidden/>
          </w:rPr>
          <w:t>14</w:t>
        </w:r>
      </w:ins>
      <w:del w:id="48" w:author="Richardson, Corey A (GBR)" w:date="2025-06-30T13:07:00Z" w16du:dateUtc="2025-06-30T12:07:00Z">
        <w:r w:rsidDel="009B41DC">
          <w:rPr>
            <w:webHidden/>
          </w:rPr>
          <w:delText>8</w:delText>
        </w:r>
      </w:del>
      <w:r>
        <w:rPr>
          <w:webHidden/>
        </w:rPr>
        <w:fldChar w:fldCharType="end"/>
      </w:r>
      <w:r>
        <w:fldChar w:fldCharType="end"/>
      </w:r>
    </w:p>
    <w:p w14:paraId="00818507" w14:textId="72D02344"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"_Toc138945121"</w:instrText>
      </w:r>
      <w:r>
        <w:fldChar w:fldCharType="separate"/>
      </w:r>
      <w:r w:rsidRPr="00160784">
        <w:rPr>
          <w:rStyle w:val="Hyperlink"/>
        </w:rPr>
        <w:t>2.2</w:t>
      </w:r>
      <w:r>
        <w:rPr>
          <w:rFonts w:asciiTheme="minorHAnsi" w:eastAsiaTheme="minorEastAsia" w:hAnsiTheme="minorHAnsi" w:cstheme="minorBidi"/>
          <w:sz w:val="22"/>
          <w:szCs w:val="22"/>
          <w:lang w:eastAsia="en-GB"/>
        </w:rPr>
        <w:tab/>
      </w:r>
      <w:r w:rsidRPr="00160784">
        <w:rPr>
          <w:rStyle w:val="Hyperlink"/>
        </w:rPr>
        <w:t>Indexing Into a List</w:t>
      </w:r>
      <w:r>
        <w:rPr>
          <w:webHidden/>
        </w:rPr>
        <w:tab/>
      </w:r>
      <w:r>
        <w:rPr>
          <w:webHidden/>
        </w:rPr>
        <w:fldChar w:fldCharType="begin"/>
      </w:r>
      <w:r>
        <w:rPr>
          <w:webHidden/>
        </w:rPr>
        <w:instrText xml:space="preserve"> PAGEREF _Toc138945121 \h </w:instrText>
      </w:r>
      <w:r>
        <w:rPr>
          <w:webHidden/>
        </w:rPr>
      </w:r>
      <w:r>
        <w:rPr>
          <w:webHidden/>
        </w:rPr>
        <w:fldChar w:fldCharType="separate"/>
      </w:r>
      <w:ins w:id="49" w:author="Richardson, Corey A (GBR)" w:date="2025-06-30T13:07:00Z" w16du:dateUtc="2025-06-30T12:07:00Z">
        <w:r w:rsidR="009B41DC">
          <w:rPr>
            <w:webHidden/>
          </w:rPr>
          <w:t>15</w:t>
        </w:r>
      </w:ins>
      <w:del w:id="50" w:author="Richardson, Corey A (GBR)" w:date="2025-06-30T13:07:00Z" w16du:dateUtc="2025-06-30T12:07:00Z">
        <w:r w:rsidDel="009B41DC">
          <w:rPr>
            <w:webHidden/>
          </w:rPr>
          <w:delText>9</w:delText>
        </w:r>
      </w:del>
      <w:r>
        <w:rPr>
          <w:webHidden/>
        </w:rPr>
        <w:fldChar w:fldCharType="end"/>
      </w:r>
      <w:r>
        <w:fldChar w:fldCharType="end"/>
      </w:r>
    </w:p>
    <w:p w14:paraId="03D907F5" w14:textId="35E5CB95"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"_Toc138945122"</w:instrText>
      </w:r>
      <w:r>
        <w:fldChar w:fldCharType="separate"/>
      </w:r>
      <w:r w:rsidRPr="00160784">
        <w:rPr>
          <w:rStyle w:val="Hyperlink"/>
        </w:rPr>
        <w:t>2.3</w:t>
      </w:r>
      <w:r>
        <w:rPr>
          <w:rFonts w:asciiTheme="minorHAnsi" w:eastAsiaTheme="minorEastAsia" w:hAnsiTheme="minorHAnsi" w:cstheme="minorBidi"/>
          <w:sz w:val="22"/>
          <w:szCs w:val="22"/>
          <w:lang w:eastAsia="en-GB"/>
        </w:rPr>
        <w:tab/>
      </w:r>
      <w:r w:rsidRPr="00160784">
        <w:rPr>
          <w:rStyle w:val="Hyperlink"/>
        </w:rPr>
        <w:t>String .find() Method</w:t>
      </w:r>
      <w:r>
        <w:rPr>
          <w:webHidden/>
        </w:rPr>
        <w:tab/>
      </w:r>
      <w:r>
        <w:rPr>
          <w:webHidden/>
        </w:rPr>
        <w:fldChar w:fldCharType="begin"/>
      </w:r>
      <w:r>
        <w:rPr>
          <w:webHidden/>
        </w:rPr>
        <w:instrText xml:space="preserve"> PAGEREF _Toc138945122 \h </w:instrText>
      </w:r>
      <w:r>
        <w:rPr>
          <w:webHidden/>
        </w:rPr>
      </w:r>
      <w:r>
        <w:rPr>
          <w:webHidden/>
        </w:rPr>
        <w:fldChar w:fldCharType="separate"/>
      </w:r>
      <w:ins w:id="51" w:author="Richardson, Corey A (GBR)" w:date="2025-06-30T13:07:00Z" w16du:dateUtc="2025-06-30T12:07:00Z">
        <w:r w:rsidR="009B41DC">
          <w:rPr>
            <w:webHidden/>
          </w:rPr>
          <w:t>15</w:t>
        </w:r>
      </w:ins>
      <w:del w:id="52" w:author="Richardson, Corey A (GBR)" w:date="2025-06-30T13:07:00Z" w16du:dateUtc="2025-06-30T12:07:00Z">
        <w:r w:rsidDel="009B41DC">
          <w:rPr>
            <w:webHidden/>
          </w:rPr>
          <w:delText>9</w:delText>
        </w:r>
      </w:del>
      <w:r>
        <w:rPr>
          <w:webHidden/>
        </w:rPr>
        <w:fldChar w:fldCharType="end"/>
      </w:r>
      <w:r>
        <w:fldChar w:fldCharType="end"/>
      </w:r>
    </w:p>
    <w:p w14:paraId="3812EE23" w14:textId="4BBFF1EA"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"_Toc138945123"</w:instrText>
      </w:r>
      <w:r>
        <w:fldChar w:fldCharType="separate"/>
      </w:r>
      <w:r w:rsidRPr="00160784">
        <w:rPr>
          <w:rStyle w:val="Hyperlink"/>
        </w:rPr>
        <w:t>2.4</w:t>
      </w:r>
      <w:r>
        <w:rPr>
          <w:rFonts w:asciiTheme="minorHAnsi" w:eastAsiaTheme="minorEastAsia" w:hAnsiTheme="minorHAnsi" w:cstheme="minorBidi"/>
          <w:sz w:val="22"/>
          <w:szCs w:val="22"/>
          <w:lang w:eastAsia="en-GB"/>
        </w:rPr>
        <w:tab/>
      </w:r>
      <w:r w:rsidRPr="00160784">
        <w:rPr>
          <w:rStyle w:val="Hyperlink"/>
        </w:rPr>
        <w:t>Python Structure Guide: Indentation</w:t>
      </w:r>
      <w:r>
        <w:rPr>
          <w:webHidden/>
        </w:rPr>
        <w:tab/>
      </w:r>
      <w:r>
        <w:rPr>
          <w:webHidden/>
        </w:rPr>
        <w:fldChar w:fldCharType="begin"/>
      </w:r>
      <w:r>
        <w:rPr>
          <w:webHidden/>
        </w:rPr>
        <w:instrText xml:space="preserve"> PAGEREF _Toc138945123 \h </w:instrText>
      </w:r>
      <w:r>
        <w:rPr>
          <w:webHidden/>
        </w:rPr>
      </w:r>
      <w:r>
        <w:rPr>
          <w:webHidden/>
        </w:rPr>
        <w:fldChar w:fldCharType="separate"/>
      </w:r>
      <w:ins w:id="53" w:author="Richardson, Corey A (GBR)" w:date="2025-06-30T13:07:00Z" w16du:dateUtc="2025-06-30T12:07:00Z">
        <w:r w:rsidR="009B41DC">
          <w:rPr>
            <w:webHidden/>
          </w:rPr>
          <w:t>16</w:t>
        </w:r>
      </w:ins>
      <w:del w:id="54" w:author="Richardson, Corey A (GBR)" w:date="2025-06-30T13:07:00Z" w16du:dateUtc="2025-06-30T12:07:00Z">
        <w:r w:rsidDel="009B41DC">
          <w:rPr>
            <w:webHidden/>
          </w:rPr>
          <w:delText>10</w:delText>
        </w:r>
      </w:del>
      <w:r>
        <w:rPr>
          <w:webHidden/>
        </w:rPr>
        <w:fldChar w:fldCharType="end"/>
      </w:r>
      <w:r>
        <w:fldChar w:fldCharType="end"/>
      </w:r>
    </w:p>
    <w:p w14:paraId="49469987" w14:textId="1DB06F3C"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"_Toc138945124"</w:instrText>
      </w:r>
      <w:r>
        <w:fldChar w:fldCharType="separate"/>
      </w:r>
      <w:r w:rsidRPr="00160784">
        <w:rPr>
          <w:rStyle w:val="Hyperlink"/>
        </w:rPr>
        <w:t>2.5</w:t>
      </w:r>
      <w:r>
        <w:rPr>
          <w:rFonts w:asciiTheme="minorHAnsi" w:eastAsiaTheme="minorEastAsia" w:hAnsiTheme="minorHAnsi" w:cstheme="minorBidi"/>
          <w:sz w:val="22"/>
          <w:szCs w:val="22"/>
          <w:lang w:eastAsia="en-GB"/>
        </w:rPr>
        <w:tab/>
      </w:r>
      <w:r w:rsidRPr="00160784">
        <w:rPr>
          <w:rStyle w:val="Hyperlink"/>
        </w:rPr>
        <w:t>Flashing Code to the BBC micro:bit</w:t>
      </w:r>
      <w:r>
        <w:rPr>
          <w:webHidden/>
        </w:rPr>
        <w:tab/>
      </w:r>
      <w:r>
        <w:rPr>
          <w:webHidden/>
        </w:rPr>
        <w:fldChar w:fldCharType="begin"/>
      </w:r>
      <w:r>
        <w:rPr>
          <w:webHidden/>
        </w:rPr>
        <w:instrText xml:space="preserve"> PAGEREF _Toc138945124 \h </w:instrText>
      </w:r>
      <w:r>
        <w:rPr>
          <w:webHidden/>
        </w:rPr>
      </w:r>
      <w:r>
        <w:rPr>
          <w:webHidden/>
        </w:rPr>
        <w:fldChar w:fldCharType="separate"/>
      </w:r>
      <w:ins w:id="55" w:author="Richardson, Corey A (GBR)" w:date="2025-06-30T13:07:00Z" w16du:dateUtc="2025-06-30T12:07:00Z">
        <w:r w:rsidR="009B41DC">
          <w:rPr>
            <w:webHidden/>
          </w:rPr>
          <w:t>17</w:t>
        </w:r>
      </w:ins>
      <w:del w:id="56" w:author="Richardson, Corey A (GBR)" w:date="2025-06-30T13:07:00Z" w16du:dateUtc="2025-06-30T12:07:00Z">
        <w:r w:rsidDel="009B41DC">
          <w:rPr>
            <w:webHidden/>
          </w:rPr>
          <w:delText>10</w:delText>
        </w:r>
      </w:del>
      <w:r>
        <w:rPr>
          <w:webHidden/>
        </w:rPr>
        <w:fldChar w:fldCharType="end"/>
      </w:r>
      <w:r>
        <w:fldChar w:fldCharType="end"/>
      </w:r>
    </w:p>
    <w:p w14:paraId="347C9E58" w14:textId="14A80061" w:rsidR="005C5263" w:rsidRDefault="005C5263" w:rsidP="006052DA">
      <w:pPr>
        <w:pStyle w:val="TOC1"/>
        <w:rPr>
          <w:rFonts w:asciiTheme="minorHAnsi" w:eastAsiaTheme="minorEastAsia" w:hAnsiTheme="minorHAnsi" w:cstheme="minorBidi"/>
          <w:sz w:val="22"/>
          <w:szCs w:val="22"/>
          <w:lang w:eastAsia="en-GB"/>
        </w:rPr>
      </w:pPr>
      <w:r>
        <w:fldChar w:fldCharType="begin"/>
      </w:r>
      <w:r>
        <w:instrText>HYPERLINK \l "_Toc138945125"</w:instrText>
      </w:r>
      <w:r>
        <w:fldChar w:fldCharType="separate"/>
      </w:r>
      <w:r w:rsidRPr="00160784">
        <w:rPr>
          <w:rStyle w:val="Hyperlink"/>
        </w:rPr>
        <w:t>3</w:t>
      </w:r>
      <w:r>
        <w:rPr>
          <w:rFonts w:asciiTheme="minorHAnsi" w:eastAsiaTheme="minorEastAsia" w:hAnsiTheme="minorHAnsi" w:cstheme="minorBidi"/>
          <w:sz w:val="22"/>
          <w:szCs w:val="22"/>
          <w:lang w:eastAsia="en-GB"/>
        </w:rPr>
        <w:tab/>
      </w:r>
      <w:r w:rsidRPr="00160784">
        <w:rPr>
          <w:rStyle w:val="Hyperlink"/>
        </w:rPr>
        <w:t>Task 1: Decrypting a Secret Transmission</w:t>
      </w:r>
      <w:r>
        <w:rPr>
          <w:webHidden/>
        </w:rPr>
        <w:tab/>
      </w:r>
      <w:r>
        <w:rPr>
          <w:webHidden/>
        </w:rPr>
        <w:fldChar w:fldCharType="begin"/>
      </w:r>
      <w:r>
        <w:rPr>
          <w:webHidden/>
        </w:rPr>
        <w:instrText xml:space="preserve"> PAGEREF _Toc138945125 \h </w:instrText>
      </w:r>
      <w:r>
        <w:rPr>
          <w:webHidden/>
        </w:rPr>
      </w:r>
      <w:r>
        <w:rPr>
          <w:webHidden/>
        </w:rPr>
        <w:fldChar w:fldCharType="separate"/>
      </w:r>
      <w:ins w:id="57" w:author="Richardson, Corey A (GBR)" w:date="2025-06-30T13:07:00Z" w16du:dateUtc="2025-06-30T12:07:00Z">
        <w:r w:rsidR="009B41DC">
          <w:rPr>
            <w:webHidden/>
          </w:rPr>
          <w:t>18</w:t>
        </w:r>
      </w:ins>
      <w:del w:id="58" w:author="Richardson, Corey A (GBR)" w:date="2025-06-30T13:07:00Z" w16du:dateUtc="2025-06-30T12:07:00Z">
        <w:r w:rsidDel="009B41DC">
          <w:rPr>
            <w:webHidden/>
          </w:rPr>
          <w:delText>11</w:delText>
        </w:r>
      </w:del>
      <w:r>
        <w:rPr>
          <w:webHidden/>
        </w:rPr>
        <w:fldChar w:fldCharType="end"/>
      </w:r>
      <w:r>
        <w:fldChar w:fldCharType="end"/>
      </w:r>
    </w:p>
    <w:p w14:paraId="2BD368B1" w14:textId="0C2349D4"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"_Toc138945126"</w:instrText>
      </w:r>
      <w:r>
        <w:fldChar w:fldCharType="separate"/>
      </w:r>
      <w:r w:rsidRPr="00160784">
        <w:rPr>
          <w:rStyle w:val="Hyperlink"/>
        </w:rPr>
        <w:t>3.1</w:t>
      </w:r>
      <w:r>
        <w:rPr>
          <w:rFonts w:asciiTheme="minorHAnsi" w:eastAsiaTheme="minorEastAsia" w:hAnsiTheme="minorHAnsi" w:cstheme="minorBidi"/>
          <w:sz w:val="22"/>
          <w:szCs w:val="22"/>
          <w:lang w:eastAsia="en-GB"/>
        </w:rPr>
        <w:tab/>
      </w:r>
      <w:r w:rsidRPr="00160784">
        <w:rPr>
          <w:rStyle w:val="Hyperlink"/>
        </w:rPr>
        <w:t>Template</w:t>
      </w:r>
      <w:r>
        <w:rPr>
          <w:webHidden/>
        </w:rPr>
        <w:tab/>
      </w:r>
      <w:r>
        <w:rPr>
          <w:webHidden/>
        </w:rPr>
        <w:fldChar w:fldCharType="begin"/>
      </w:r>
      <w:r>
        <w:rPr>
          <w:webHidden/>
        </w:rPr>
        <w:instrText xml:space="preserve"> PAGEREF _Toc138945126 \h </w:instrText>
      </w:r>
      <w:r>
        <w:rPr>
          <w:webHidden/>
        </w:rPr>
      </w:r>
      <w:r>
        <w:rPr>
          <w:webHidden/>
        </w:rPr>
        <w:fldChar w:fldCharType="separate"/>
      </w:r>
      <w:ins w:id="59" w:author="Richardson, Corey A (GBR)" w:date="2025-06-30T13:07:00Z" w16du:dateUtc="2025-06-30T12:07:00Z">
        <w:r w:rsidR="009B41DC">
          <w:rPr>
            <w:webHidden/>
          </w:rPr>
          <w:t>18</w:t>
        </w:r>
      </w:ins>
      <w:del w:id="60" w:author="Richardson, Corey A (GBR)" w:date="2025-06-30T13:07:00Z" w16du:dateUtc="2025-06-30T12:07:00Z">
        <w:r w:rsidDel="009B41DC">
          <w:rPr>
            <w:webHidden/>
          </w:rPr>
          <w:delText>11</w:delText>
        </w:r>
      </w:del>
      <w:r>
        <w:rPr>
          <w:webHidden/>
        </w:rPr>
        <w:fldChar w:fldCharType="end"/>
      </w:r>
      <w:r>
        <w:fldChar w:fldCharType="end"/>
      </w:r>
    </w:p>
    <w:p w14:paraId="68641628" w14:textId="40D41385"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"_Toc138945127"</w:instrText>
      </w:r>
      <w:r>
        <w:fldChar w:fldCharType="separate"/>
      </w:r>
      <w:r w:rsidRPr="00160784">
        <w:rPr>
          <w:rStyle w:val="Hyperlink"/>
        </w:rPr>
        <w:t>3.2</w:t>
      </w:r>
      <w:r>
        <w:rPr>
          <w:rFonts w:asciiTheme="minorHAnsi" w:eastAsiaTheme="minorEastAsia" w:hAnsiTheme="minorHAnsi" w:cstheme="minorBidi"/>
          <w:sz w:val="22"/>
          <w:szCs w:val="22"/>
          <w:lang w:eastAsia="en-GB"/>
        </w:rPr>
        <w:tab/>
      </w:r>
      <w:r w:rsidRPr="00160784">
        <w:rPr>
          <w:rStyle w:val="Hyperlink"/>
        </w:rPr>
        <w:t>Importing Modules</w:t>
      </w:r>
      <w:r>
        <w:rPr>
          <w:webHidden/>
        </w:rPr>
        <w:tab/>
      </w:r>
      <w:r>
        <w:rPr>
          <w:webHidden/>
        </w:rPr>
        <w:fldChar w:fldCharType="begin"/>
      </w:r>
      <w:r>
        <w:rPr>
          <w:webHidden/>
        </w:rPr>
        <w:instrText xml:space="preserve"> PAGEREF _Toc138945127 \h </w:instrText>
      </w:r>
      <w:r>
        <w:rPr>
          <w:webHidden/>
        </w:rPr>
      </w:r>
      <w:r>
        <w:rPr>
          <w:webHidden/>
        </w:rPr>
        <w:fldChar w:fldCharType="separate"/>
      </w:r>
      <w:ins w:id="61" w:author="Richardson, Corey A (GBR)" w:date="2025-06-30T13:07:00Z" w16du:dateUtc="2025-06-30T12:07:00Z">
        <w:r w:rsidR="009B41DC">
          <w:rPr>
            <w:webHidden/>
          </w:rPr>
          <w:t>18</w:t>
        </w:r>
      </w:ins>
      <w:del w:id="62" w:author="Richardson, Corey A (GBR)" w:date="2025-06-30T13:07:00Z" w16du:dateUtc="2025-06-30T12:07:00Z">
        <w:r w:rsidDel="009B41DC">
          <w:rPr>
            <w:webHidden/>
          </w:rPr>
          <w:delText>11</w:delText>
        </w:r>
      </w:del>
      <w:r>
        <w:rPr>
          <w:webHidden/>
        </w:rPr>
        <w:fldChar w:fldCharType="end"/>
      </w:r>
      <w:r>
        <w:fldChar w:fldCharType="end"/>
      </w:r>
    </w:p>
    <w:p w14:paraId="62B2DDC9" w14:textId="22FDB66D"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"_Toc138945128"</w:instrText>
      </w:r>
      <w:r>
        <w:fldChar w:fldCharType="separate"/>
      </w:r>
      <w:r w:rsidRPr="00160784">
        <w:rPr>
          <w:rStyle w:val="Hyperlink"/>
        </w:rPr>
        <w:t>3.3</w:t>
      </w:r>
      <w:r>
        <w:rPr>
          <w:rFonts w:asciiTheme="minorHAnsi" w:eastAsiaTheme="minorEastAsia" w:hAnsiTheme="minorHAnsi" w:cstheme="minorBidi"/>
          <w:sz w:val="22"/>
          <w:szCs w:val="22"/>
          <w:lang w:eastAsia="en-GB"/>
        </w:rPr>
        <w:tab/>
      </w:r>
      <w:r w:rsidRPr="00160784">
        <w:rPr>
          <w:rStyle w:val="Hyperlink"/>
        </w:rPr>
        <w:t>Receiving a Message</w:t>
      </w:r>
      <w:r>
        <w:rPr>
          <w:webHidden/>
        </w:rPr>
        <w:tab/>
      </w:r>
      <w:r>
        <w:rPr>
          <w:webHidden/>
        </w:rPr>
        <w:fldChar w:fldCharType="begin"/>
      </w:r>
      <w:r>
        <w:rPr>
          <w:webHidden/>
        </w:rPr>
        <w:instrText xml:space="preserve"> PAGEREF _Toc138945128 \h </w:instrText>
      </w:r>
      <w:r>
        <w:rPr>
          <w:webHidden/>
        </w:rPr>
      </w:r>
      <w:r>
        <w:rPr>
          <w:webHidden/>
        </w:rPr>
        <w:fldChar w:fldCharType="separate"/>
      </w:r>
      <w:ins w:id="63" w:author="Richardson, Corey A (GBR)" w:date="2025-06-30T13:07:00Z" w16du:dateUtc="2025-06-30T12:07:00Z">
        <w:r w:rsidR="009B41DC">
          <w:rPr>
            <w:webHidden/>
          </w:rPr>
          <w:t>18</w:t>
        </w:r>
      </w:ins>
      <w:del w:id="64" w:author="Richardson, Corey A (GBR)" w:date="2025-06-30T13:07:00Z" w16du:dateUtc="2025-06-30T12:07:00Z">
        <w:r w:rsidDel="009B41DC">
          <w:rPr>
            <w:webHidden/>
          </w:rPr>
          <w:delText>11</w:delText>
        </w:r>
      </w:del>
      <w:r>
        <w:rPr>
          <w:webHidden/>
        </w:rPr>
        <w:fldChar w:fldCharType="end"/>
      </w:r>
      <w:r>
        <w:fldChar w:fldCharType="end"/>
      </w:r>
    </w:p>
    <w:p w14:paraId="02F35F62" w14:textId="7A4C36A8"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"_Toc138945129"</w:instrText>
      </w:r>
      <w:r>
        <w:fldChar w:fldCharType="separate"/>
      </w:r>
      <w:r w:rsidRPr="00160784">
        <w:rPr>
          <w:rStyle w:val="Hyperlink"/>
        </w:rPr>
        <w:t>3.4</w:t>
      </w:r>
      <w:r>
        <w:rPr>
          <w:rFonts w:asciiTheme="minorHAnsi" w:eastAsiaTheme="minorEastAsia" w:hAnsiTheme="minorHAnsi" w:cstheme="minorBidi"/>
          <w:sz w:val="22"/>
          <w:szCs w:val="22"/>
          <w:lang w:eastAsia="en-GB"/>
        </w:rPr>
        <w:tab/>
      </w:r>
      <w:r w:rsidRPr="00160784">
        <w:rPr>
          <w:rStyle w:val="Hyperlink"/>
        </w:rPr>
        <w:t>Display the Message</w:t>
      </w:r>
      <w:r>
        <w:rPr>
          <w:webHidden/>
        </w:rPr>
        <w:tab/>
      </w:r>
      <w:r>
        <w:rPr>
          <w:webHidden/>
        </w:rPr>
        <w:fldChar w:fldCharType="begin"/>
      </w:r>
      <w:r>
        <w:rPr>
          <w:webHidden/>
        </w:rPr>
        <w:instrText xml:space="preserve"> PAGEREF _Toc138945129 \h </w:instrText>
      </w:r>
      <w:r>
        <w:rPr>
          <w:webHidden/>
        </w:rPr>
      </w:r>
      <w:r>
        <w:rPr>
          <w:webHidden/>
        </w:rPr>
        <w:fldChar w:fldCharType="separate"/>
      </w:r>
      <w:ins w:id="65" w:author="Richardson, Corey A (GBR)" w:date="2025-06-30T13:07:00Z" w16du:dateUtc="2025-06-30T12:07:00Z">
        <w:r w:rsidR="009B41DC">
          <w:rPr>
            <w:webHidden/>
          </w:rPr>
          <w:t>19</w:t>
        </w:r>
      </w:ins>
      <w:del w:id="66" w:author="Richardson, Corey A (GBR)" w:date="2025-06-30T13:07:00Z" w16du:dateUtc="2025-06-30T12:07:00Z">
        <w:r w:rsidDel="009B41DC">
          <w:rPr>
            <w:webHidden/>
          </w:rPr>
          <w:delText>12</w:delText>
        </w:r>
      </w:del>
      <w:r>
        <w:rPr>
          <w:webHidden/>
        </w:rPr>
        <w:fldChar w:fldCharType="end"/>
      </w:r>
      <w:r>
        <w:fldChar w:fldCharType="end"/>
      </w:r>
    </w:p>
    <w:p w14:paraId="4D9EF3A4" w14:textId="58D9BAAC"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"_Toc138945130"</w:instrText>
      </w:r>
      <w:r>
        <w:fldChar w:fldCharType="separate"/>
      </w:r>
      <w:r w:rsidRPr="00160784">
        <w:rPr>
          <w:rStyle w:val="Hyperlink"/>
        </w:rPr>
        <w:t>3.5</w:t>
      </w:r>
      <w:r>
        <w:rPr>
          <w:rFonts w:asciiTheme="minorHAnsi" w:eastAsiaTheme="minorEastAsia" w:hAnsiTheme="minorHAnsi" w:cstheme="minorBidi"/>
          <w:sz w:val="22"/>
          <w:szCs w:val="22"/>
          <w:lang w:eastAsia="en-GB"/>
        </w:rPr>
        <w:tab/>
      </w:r>
      <w:r w:rsidRPr="00160784">
        <w:rPr>
          <w:rStyle w:val="Hyperlink"/>
        </w:rPr>
        <w:t>Writing a Function</w:t>
      </w:r>
      <w:r>
        <w:rPr>
          <w:webHidden/>
        </w:rPr>
        <w:tab/>
      </w:r>
      <w:r>
        <w:rPr>
          <w:webHidden/>
        </w:rPr>
        <w:fldChar w:fldCharType="begin"/>
      </w:r>
      <w:r>
        <w:rPr>
          <w:webHidden/>
        </w:rPr>
        <w:instrText xml:space="preserve"> PAGEREF _Toc138945130 \h </w:instrText>
      </w:r>
      <w:r>
        <w:rPr>
          <w:webHidden/>
        </w:rPr>
      </w:r>
      <w:r>
        <w:rPr>
          <w:webHidden/>
        </w:rPr>
        <w:fldChar w:fldCharType="separate"/>
      </w:r>
      <w:ins w:id="67" w:author="Richardson, Corey A (GBR)" w:date="2025-06-30T13:07:00Z" w16du:dateUtc="2025-06-30T12:07:00Z">
        <w:r w:rsidR="009B41DC">
          <w:rPr>
            <w:webHidden/>
          </w:rPr>
          <w:t>19</w:t>
        </w:r>
      </w:ins>
      <w:del w:id="68" w:author="Richardson, Corey A (GBR)" w:date="2025-06-30T13:07:00Z" w16du:dateUtc="2025-06-30T12:07:00Z">
        <w:r w:rsidDel="009B41DC">
          <w:rPr>
            <w:webHidden/>
          </w:rPr>
          <w:delText>12</w:delText>
        </w:r>
      </w:del>
      <w:r>
        <w:rPr>
          <w:webHidden/>
        </w:rPr>
        <w:fldChar w:fldCharType="end"/>
      </w:r>
      <w:r>
        <w:fldChar w:fldCharType="end"/>
      </w:r>
    </w:p>
    <w:p w14:paraId="65F5A788" w14:textId="33DB4B33"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"_Toc138945131"</w:instrText>
      </w:r>
      <w:r>
        <w:fldChar w:fldCharType="separate"/>
      </w:r>
      <w:r w:rsidRPr="00160784">
        <w:rPr>
          <w:rStyle w:val="Hyperlink"/>
        </w:rPr>
        <w:t>3.6</w:t>
      </w:r>
      <w:r>
        <w:rPr>
          <w:rFonts w:asciiTheme="minorHAnsi" w:eastAsiaTheme="minorEastAsia" w:hAnsiTheme="minorHAnsi" w:cstheme="minorBidi"/>
          <w:sz w:val="22"/>
          <w:szCs w:val="22"/>
          <w:lang w:eastAsia="en-GB"/>
        </w:rPr>
        <w:tab/>
      </w:r>
      <w:r w:rsidRPr="00160784">
        <w:rPr>
          <w:rStyle w:val="Hyperlink"/>
        </w:rPr>
        <w:t>Maintainability and Comments</w:t>
      </w:r>
      <w:r>
        <w:rPr>
          <w:webHidden/>
        </w:rPr>
        <w:tab/>
      </w:r>
      <w:r>
        <w:rPr>
          <w:webHidden/>
        </w:rPr>
        <w:fldChar w:fldCharType="begin"/>
      </w:r>
      <w:r>
        <w:rPr>
          <w:webHidden/>
        </w:rPr>
        <w:instrText xml:space="preserve"> PAGEREF _Toc138945131 \h </w:instrText>
      </w:r>
      <w:r>
        <w:rPr>
          <w:webHidden/>
        </w:rPr>
      </w:r>
      <w:r>
        <w:rPr>
          <w:webHidden/>
        </w:rPr>
        <w:fldChar w:fldCharType="separate"/>
      </w:r>
      <w:ins w:id="69" w:author="Richardson, Corey A (GBR)" w:date="2025-06-30T13:07:00Z" w16du:dateUtc="2025-06-30T12:07:00Z">
        <w:r w:rsidR="009B41DC">
          <w:rPr>
            <w:webHidden/>
          </w:rPr>
          <w:t>20</w:t>
        </w:r>
      </w:ins>
      <w:del w:id="70" w:author="Richardson, Corey A (GBR)" w:date="2025-06-30T13:07:00Z" w16du:dateUtc="2025-06-30T12:07:00Z">
        <w:r w:rsidDel="009B41DC">
          <w:rPr>
            <w:webHidden/>
          </w:rPr>
          <w:delText>13</w:delText>
        </w:r>
      </w:del>
      <w:r>
        <w:rPr>
          <w:webHidden/>
        </w:rPr>
        <w:fldChar w:fldCharType="end"/>
      </w:r>
      <w:r>
        <w:fldChar w:fldCharType="end"/>
      </w:r>
    </w:p>
    <w:p w14:paraId="1C28EBCB" w14:textId="7EE0C0E2"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"_Toc138945132"</w:instrText>
      </w:r>
      <w:r>
        <w:fldChar w:fldCharType="separate"/>
      </w:r>
      <w:r w:rsidRPr="00160784">
        <w:rPr>
          <w:rStyle w:val="Hyperlink"/>
        </w:rPr>
        <w:t>3.7</w:t>
      </w:r>
      <w:r>
        <w:rPr>
          <w:rFonts w:asciiTheme="minorHAnsi" w:eastAsiaTheme="minorEastAsia" w:hAnsiTheme="minorHAnsi" w:cstheme="minorBidi"/>
          <w:sz w:val="22"/>
          <w:szCs w:val="22"/>
          <w:lang w:eastAsia="en-GB"/>
        </w:rPr>
        <w:tab/>
      </w:r>
      <w:r w:rsidRPr="00160784">
        <w:rPr>
          <w:rStyle w:val="Hyperlink"/>
        </w:rPr>
        <w:t>Decoding the Message</w:t>
      </w:r>
      <w:r>
        <w:rPr>
          <w:webHidden/>
        </w:rPr>
        <w:tab/>
      </w:r>
      <w:r>
        <w:rPr>
          <w:webHidden/>
        </w:rPr>
        <w:fldChar w:fldCharType="begin"/>
      </w:r>
      <w:r>
        <w:rPr>
          <w:webHidden/>
        </w:rPr>
        <w:instrText xml:space="preserve"> PAGEREF _Toc138945132 \h </w:instrText>
      </w:r>
      <w:r>
        <w:rPr>
          <w:webHidden/>
        </w:rPr>
      </w:r>
      <w:r>
        <w:rPr>
          <w:webHidden/>
        </w:rPr>
        <w:fldChar w:fldCharType="separate"/>
      </w:r>
      <w:ins w:id="71" w:author="Richardson, Corey A (GBR)" w:date="2025-06-30T13:07:00Z" w16du:dateUtc="2025-06-30T12:07:00Z">
        <w:r w:rsidR="009B41DC">
          <w:rPr>
            <w:webHidden/>
          </w:rPr>
          <w:t>21</w:t>
        </w:r>
      </w:ins>
      <w:del w:id="72" w:author="Richardson, Corey A (GBR)" w:date="2025-06-30T13:07:00Z" w16du:dateUtc="2025-06-30T12:07:00Z">
        <w:r w:rsidDel="009B41DC">
          <w:rPr>
            <w:webHidden/>
          </w:rPr>
          <w:delText>14</w:delText>
        </w:r>
      </w:del>
      <w:r>
        <w:rPr>
          <w:webHidden/>
        </w:rPr>
        <w:fldChar w:fldCharType="end"/>
      </w:r>
      <w:r>
        <w:fldChar w:fldCharType="end"/>
      </w:r>
    </w:p>
    <w:p w14:paraId="68EA86FC" w14:textId="0F54AABF"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"_Toc138945133"</w:instrText>
      </w:r>
      <w:r>
        <w:fldChar w:fldCharType="separate"/>
      </w:r>
      <w:r w:rsidRPr="00160784">
        <w:rPr>
          <w:rStyle w:val="Hyperlink"/>
        </w:rPr>
        <w:t>3.8</w:t>
      </w:r>
      <w:r>
        <w:rPr>
          <w:rFonts w:asciiTheme="minorHAnsi" w:eastAsiaTheme="minorEastAsia" w:hAnsiTheme="minorHAnsi" w:cstheme="minorBidi"/>
          <w:sz w:val="22"/>
          <w:szCs w:val="22"/>
          <w:lang w:eastAsia="en-GB"/>
        </w:rPr>
        <w:tab/>
      </w:r>
      <w:r w:rsidRPr="00160784">
        <w:rPr>
          <w:rStyle w:val="Hyperlink"/>
        </w:rPr>
        <w:t>Pseudocode Structure</w:t>
      </w:r>
      <w:r>
        <w:rPr>
          <w:webHidden/>
        </w:rPr>
        <w:tab/>
      </w:r>
      <w:r>
        <w:rPr>
          <w:webHidden/>
        </w:rPr>
        <w:fldChar w:fldCharType="begin"/>
      </w:r>
      <w:r>
        <w:rPr>
          <w:webHidden/>
        </w:rPr>
        <w:instrText xml:space="preserve"> PAGEREF _Toc138945133 \h </w:instrText>
      </w:r>
      <w:r>
        <w:rPr>
          <w:webHidden/>
        </w:rPr>
      </w:r>
      <w:r>
        <w:rPr>
          <w:webHidden/>
        </w:rPr>
        <w:fldChar w:fldCharType="separate"/>
      </w:r>
      <w:ins w:id="73" w:author="Richardson, Corey A (GBR)" w:date="2025-06-30T13:07:00Z" w16du:dateUtc="2025-06-30T12:07:00Z">
        <w:r w:rsidR="009B41DC">
          <w:rPr>
            <w:webHidden/>
          </w:rPr>
          <w:t>22</w:t>
        </w:r>
      </w:ins>
      <w:del w:id="74" w:author="Richardson, Corey A (GBR)" w:date="2025-06-30T13:07:00Z" w16du:dateUtc="2025-06-30T12:07:00Z">
        <w:r w:rsidDel="009B41DC">
          <w:rPr>
            <w:webHidden/>
          </w:rPr>
          <w:delText>15</w:delText>
        </w:r>
      </w:del>
      <w:r>
        <w:rPr>
          <w:webHidden/>
        </w:rPr>
        <w:fldChar w:fldCharType="end"/>
      </w:r>
      <w:r>
        <w:fldChar w:fldCharType="end"/>
      </w:r>
    </w:p>
    <w:p w14:paraId="08497340" w14:textId="3E27129D" w:rsidR="005C5263" w:rsidRDefault="005C5263" w:rsidP="006052DA">
      <w:pPr>
        <w:pStyle w:val="TOC1"/>
        <w:rPr>
          <w:rFonts w:asciiTheme="minorHAnsi" w:eastAsiaTheme="minorEastAsia" w:hAnsiTheme="minorHAnsi" w:cstheme="minorBidi"/>
          <w:sz w:val="22"/>
          <w:szCs w:val="22"/>
          <w:lang w:eastAsia="en-GB"/>
        </w:rPr>
      </w:pPr>
      <w:r>
        <w:fldChar w:fldCharType="begin"/>
      </w:r>
      <w:r>
        <w:instrText>HYPERLINK \l "_Toc138945134"</w:instrText>
      </w:r>
      <w:r>
        <w:fldChar w:fldCharType="separate"/>
      </w:r>
      <w:r w:rsidRPr="00160784">
        <w:rPr>
          <w:rStyle w:val="Hyperlink"/>
        </w:rPr>
        <w:t>4</w:t>
      </w:r>
      <w:r>
        <w:rPr>
          <w:rFonts w:asciiTheme="minorHAnsi" w:eastAsiaTheme="minorEastAsia" w:hAnsiTheme="minorHAnsi" w:cstheme="minorBidi"/>
          <w:sz w:val="22"/>
          <w:szCs w:val="22"/>
          <w:lang w:eastAsia="en-GB"/>
        </w:rPr>
        <w:tab/>
      </w:r>
      <w:r w:rsidRPr="00160784">
        <w:rPr>
          <w:rStyle w:val="Hyperlink"/>
        </w:rPr>
        <w:t>Task 2: Manual Vs. Software Decryption (Extension)</w:t>
      </w:r>
      <w:r>
        <w:rPr>
          <w:webHidden/>
        </w:rPr>
        <w:tab/>
      </w:r>
      <w:r>
        <w:rPr>
          <w:webHidden/>
        </w:rPr>
        <w:fldChar w:fldCharType="begin"/>
      </w:r>
      <w:r>
        <w:rPr>
          <w:webHidden/>
        </w:rPr>
        <w:instrText xml:space="preserve"> PAGEREF _Toc138945134 \h </w:instrText>
      </w:r>
      <w:r>
        <w:rPr>
          <w:webHidden/>
        </w:rPr>
      </w:r>
      <w:r>
        <w:rPr>
          <w:webHidden/>
        </w:rPr>
        <w:fldChar w:fldCharType="separate"/>
      </w:r>
      <w:ins w:id="75" w:author="Richardson, Corey A (GBR)" w:date="2025-06-30T13:07:00Z" w16du:dateUtc="2025-06-30T12:07:00Z">
        <w:r w:rsidR="009B41DC">
          <w:rPr>
            <w:webHidden/>
          </w:rPr>
          <w:t>25</w:t>
        </w:r>
      </w:ins>
      <w:del w:id="76" w:author="Richardson, Corey A (GBR)" w:date="2025-06-30T13:07:00Z" w16du:dateUtc="2025-06-30T12:07:00Z">
        <w:r w:rsidDel="009B41DC">
          <w:rPr>
            <w:webHidden/>
          </w:rPr>
          <w:delText>16</w:delText>
        </w:r>
      </w:del>
      <w:r>
        <w:rPr>
          <w:webHidden/>
        </w:rPr>
        <w:fldChar w:fldCharType="end"/>
      </w:r>
      <w:r>
        <w:fldChar w:fldCharType="end"/>
      </w:r>
    </w:p>
    <w:p w14:paraId="04D721D7" w14:textId="7C01F7D5"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"_Toc138945135"</w:instrText>
      </w:r>
      <w:r>
        <w:fldChar w:fldCharType="separate"/>
      </w:r>
      <w:r w:rsidRPr="00160784">
        <w:rPr>
          <w:rStyle w:val="Hyperlink"/>
        </w:rPr>
        <w:t>4.1</w:t>
      </w:r>
      <w:r>
        <w:rPr>
          <w:rFonts w:asciiTheme="minorHAnsi" w:eastAsiaTheme="minorEastAsia" w:hAnsiTheme="minorHAnsi" w:cstheme="minorBidi"/>
          <w:sz w:val="22"/>
          <w:szCs w:val="22"/>
          <w:lang w:eastAsia="en-GB"/>
        </w:rPr>
        <w:tab/>
      </w:r>
      <w:r w:rsidRPr="00160784">
        <w:rPr>
          <w:rStyle w:val="Hyperlink"/>
        </w:rPr>
        <w:t>Caesar Shift Decoder Function</w:t>
      </w:r>
      <w:r>
        <w:rPr>
          <w:webHidden/>
        </w:rPr>
        <w:tab/>
      </w:r>
      <w:r>
        <w:rPr>
          <w:webHidden/>
        </w:rPr>
        <w:fldChar w:fldCharType="begin"/>
      </w:r>
      <w:r>
        <w:rPr>
          <w:webHidden/>
        </w:rPr>
        <w:instrText xml:space="preserve"> PAGEREF _Toc138945135 \h </w:instrText>
      </w:r>
      <w:r>
        <w:rPr>
          <w:webHidden/>
        </w:rPr>
      </w:r>
      <w:r>
        <w:rPr>
          <w:webHidden/>
        </w:rPr>
        <w:fldChar w:fldCharType="separate"/>
      </w:r>
      <w:ins w:id="77" w:author="Richardson, Corey A (GBR)" w:date="2025-06-30T13:07:00Z" w16du:dateUtc="2025-06-30T12:07:00Z">
        <w:r w:rsidR="009B41DC">
          <w:rPr>
            <w:webHidden/>
          </w:rPr>
          <w:t>25</w:t>
        </w:r>
      </w:ins>
      <w:del w:id="78" w:author="Richardson, Corey A (GBR)" w:date="2025-06-30T13:07:00Z" w16du:dateUtc="2025-06-30T12:07:00Z">
        <w:r w:rsidDel="009B41DC">
          <w:rPr>
            <w:webHidden/>
          </w:rPr>
          <w:delText>16</w:delText>
        </w:r>
      </w:del>
      <w:r>
        <w:rPr>
          <w:webHidden/>
        </w:rPr>
        <w:fldChar w:fldCharType="end"/>
      </w:r>
      <w:r>
        <w:fldChar w:fldCharType="end"/>
      </w:r>
    </w:p>
    <w:p w14:paraId="4C39E270" w14:textId="728DAEAC"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"_Toc138945136"</w:instrText>
      </w:r>
      <w:r>
        <w:fldChar w:fldCharType="separate"/>
      </w:r>
      <w:r w:rsidRPr="00160784">
        <w:rPr>
          <w:rStyle w:val="Hyperlink"/>
        </w:rPr>
        <w:t>4.2</w:t>
      </w:r>
      <w:r>
        <w:rPr>
          <w:rFonts w:asciiTheme="minorHAnsi" w:eastAsiaTheme="minorEastAsia" w:hAnsiTheme="minorHAnsi" w:cstheme="minorBidi"/>
          <w:sz w:val="22"/>
          <w:szCs w:val="22"/>
          <w:lang w:eastAsia="en-GB"/>
        </w:rPr>
        <w:tab/>
      </w:r>
      <w:r w:rsidRPr="00160784">
        <w:rPr>
          <w:rStyle w:val="Hyperlink"/>
        </w:rPr>
        <w:t>User Input</w:t>
      </w:r>
      <w:r>
        <w:rPr>
          <w:webHidden/>
        </w:rPr>
        <w:tab/>
      </w:r>
      <w:r>
        <w:rPr>
          <w:webHidden/>
        </w:rPr>
        <w:fldChar w:fldCharType="begin"/>
      </w:r>
      <w:r>
        <w:rPr>
          <w:webHidden/>
        </w:rPr>
        <w:instrText xml:space="preserve"> PAGEREF _Toc138945136 \h </w:instrText>
      </w:r>
      <w:r>
        <w:rPr>
          <w:webHidden/>
        </w:rPr>
      </w:r>
      <w:r>
        <w:rPr>
          <w:webHidden/>
        </w:rPr>
        <w:fldChar w:fldCharType="separate"/>
      </w:r>
      <w:ins w:id="79" w:author="Richardson, Corey A (GBR)" w:date="2025-06-30T13:07:00Z" w16du:dateUtc="2025-06-30T12:07:00Z">
        <w:r w:rsidR="009B41DC">
          <w:rPr>
            <w:webHidden/>
          </w:rPr>
          <w:t>26</w:t>
        </w:r>
      </w:ins>
      <w:del w:id="80" w:author="Richardson, Corey A (GBR)" w:date="2025-06-30T13:07:00Z" w16du:dateUtc="2025-06-30T12:07:00Z">
        <w:r w:rsidDel="009B41DC">
          <w:rPr>
            <w:webHidden/>
          </w:rPr>
          <w:delText>17</w:delText>
        </w:r>
      </w:del>
      <w:r>
        <w:rPr>
          <w:webHidden/>
        </w:rPr>
        <w:fldChar w:fldCharType="end"/>
      </w:r>
      <w:r>
        <w:fldChar w:fldCharType="end"/>
      </w:r>
    </w:p>
    <w:p w14:paraId="63B0B867" w14:textId="4072E5E9" w:rsidR="005C5263" w:rsidRDefault="005C5263" w:rsidP="006052DA">
      <w:pPr>
        <w:pStyle w:val="TOC1"/>
        <w:rPr>
          <w:rFonts w:asciiTheme="minorHAnsi" w:eastAsiaTheme="minorEastAsia" w:hAnsiTheme="minorHAnsi" w:cstheme="minorBidi"/>
          <w:sz w:val="22"/>
          <w:szCs w:val="22"/>
          <w:lang w:eastAsia="en-GB"/>
        </w:rPr>
      </w:pPr>
      <w:r>
        <w:fldChar w:fldCharType="begin"/>
      </w:r>
      <w:r>
        <w:instrText>HYPERLINK \l "_Toc138945137"</w:instrText>
      </w:r>
      <w:r>
        <w:fldChar w:fldCharType="separate"/>
      </w:r>
      <w:r w:rsidRPr="00160784">
        <w:rPr>
          <w:rStyle w:val="Hyperlink"/>
        </w:rPr>
        <w:t>5</w:t>
      </w:r>
      <w:r>
        <w:rPr>
          <w:rFonts w:asciiTheme="minorHAnsi" w:eastAsiaTheme="minorEastAsia" w:hAnsiTheme="minorHAnsi" w:cstheme="minorBidi"/>
          <w:sz w:val="22"/>
          <w:szCs w:val="22"/>
          <w:lang w:eastAsia="en-GB"/>
        </w:rPr>
        <w:tab/>
      </w:r>
      <w:r w:rsidRPr="00160784">
        <w:rPr>
          <w:rStyle w:val="Hyperlink"/>
        </w:rPr>
        <w:t>Solution Code</w:t>
      </w:r>
      <w:r>
        <w:rPr>
          <w:webHidden/>
        </w:rPr>
        <w:tab/>
      </w:r>
      <w:r>
        <w:rPr>
          <w:webHidden/>
        </w:rPr>
        <w:fldChar w:fldCharType="begin"/>
      </w:r>
      <w:r>
        <w:rPr>
          <w:webHidden/>
        </w:rPr>
        <w:instrText xml:space="preserve"> PAGEREF _Toc138945137 \h </w:instrText>
      </w:r>
      <w:r>
        <w:rPr>
          <w:webHidden/>
        </w:rPr>
      </w:r>
      <w:r>
        <w:rPr>
          <w:webHidden/>
        </w:rPr>
        <w:fldChar w:fldCharType="separate"/>
      </w:r>
      <w:ins w:id="81" w:author="Richardson, Corey A (GBR)" w:date="2025-06-30T13:07:00Z" w16du:dateUtc="2025-06-30T12:07:00Z">
        <w:r w:rsidR="009B41DC">
          <w:rPr>
            <w:webHidden/>
          </w:rPr>
          <w:t>29</w:t>
        </w:r>
      </w:ins>
      <w:del w:id="82" w:author="Richardson, Corey A (GBR)" w:date="2025-06-30T13:07:00Z" w16du:dateUtc="2025-06-30T12:07:00Z">
        <w:r w:rsidDel="009B41DC">
          <w:rPr>
            <w:webHidden/>
          </w:rPr>
          <w:delText>18</w:delText>
        </w:r>
      </w:del>
      <w:r>
        <w:rPr>
          <w:webHidden/>
        </w:rPr>
        <w:fldChar w:fldCharType="end"/>
      </w:r>
      <w:r>
        <w:fldChar w:fldCharType="end"/>
      </w:r>
    </w:p>
    <w:p w14:paraId="0D9F3FD5" w14:textId="12EAE501"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"_Toc138945138"</w:instrText>
      </w:r>
      <w:r>
        <w:fldChar w:fldCharType="separate"/>
      </w:r>
      <w:r w:rsidRPr="00160784">
        <w:rPr>
          <w:rStyle w:val="Hyperlink"/>
        </w:rPr>
        <w:t>5.1</w:t>
      </w:r>
      <w:r>
        <w:rPr>
          <w:rFonts w:asciiTheme="minorHAnsi" w:eastAsiaTheme="minorEastAsia" w:hAnsiTheme="minorHAnsi" w:cstheme="minorBidi"/>
          <w:sz w:val="22"/>
          <w:szCs w:val="22"/>
          <w:lang w:eastAsia="en-GB"/>
        </w:rPr>
        <w:tab/>
      </w:r>
      <w:r w:rsidRPr="00160784">
        <w:rPr>
          <w:rStyle w:val="Hyperlink"/>
        </w:rPr>
        <w:t>Task 1</w:t>
      </w:r>
      <w:r>
        <w:rPr>
          <w:webHidden/>
        </w:rPr>
        <w:tab/>
      </w:r>
      <w:r>
        <w:rPr>
          <w:webHidden/>
        </w:rPr>
        <w:fldChar w:fldCharType="begin"/>
      </w:r>
      <w:r>
        <w:rPr>
          <w:webHidden/>
        </w:rPr>
        <w:instrText xml:space="preserve"> PAGEREF _Toc138945138 \h </w:instrText>
      </w:r>
      <w:r>
        <w:rPr>
          <w:webHidden/>
        </w:rPr>
      </w:r>
      <w:r>
        <w:rPr>
          <w:webHidden/>
        </w:rPr>
        <w:fldChar w:fldCharType="separate"/>
      </w:r>
      <w:ins w:id="83" w:author="Richardson, Corey A (GBR)" w:date="2025-06-30T13:07:00Z" w16du:dateUtc="2025-06-30T12:07:00Z">
        <w:r w:rsidR="009B41DC">
          <w:rPr>
            <w:webHidden/>
          </w:rPr>
          <w:t>29</w:t>
        </w:r>
      </w:ins>
      <w:del w:id="84" w:author="Richardson, Corey A (GBR)" w:date="2025-06-30T13:07:00Z" w16du:dateUtc="2025-06-30T12:07:00Z">
        <w:r w:rsidDel="009B41DC">
          <w:rPr>
            <w:webHidden/>
          </w:rPr>
          <w:delText>18</w:delText>
        </w:r>
      </w:del>
      <w:r>
        <w:rPr>
          <w:webHidden/>
        </w:rPr>
        <w:fldChar w:fldCharType="end"/>
      </w:r>
      <w:r>
        <w:fldChar w:fldCharType="end"/>
      </w:r>
    </w:p>
    <w:p w14:paraId="31607DE2" w14:textId="5860042B"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"_Toc138945139"</w:instrText>
      </w:r>
      <w:r>
        <w:fldChar w:fldCharType="separate"/>
      </w:r>
      <w:r w:rsidRPr="00160784">
        <w:rPr>
          <w:rStyle w:val="Hyperlink"/>
        </w:rPr>
        <w:t>5.2</w:t>
      </w:r>
      <w:r>
        <w:rPr>
          <w:rFonts w:asciiTheme="minorHAnsi" w:eastAsiaTheme="minorEastAsia" w:hAnsiTheme="minorHAnsi" w:cstheme="minorBidi"/>
          <w:sz w:val="22"/>
          <w:szCs w:val="22"/>
          <w:lang w:eastAsia="en-GB"/>
        </w:rPr>
        <w:tab/>
      </w:r>
      <w:r w:rsidRPr="00160784">
        <w:rPr>
          <w:rStyle w:val="Hyperlink"/>
        </w:rPr>
        <w:t>Task 2 (Extension)</w:t>
      </w:r>
      <w:r>
        <w:rPr>
          <w:webHidden/>
        </w:rPr>
        <w:tab/>
      </w:r>
      <w:r>
        <w:rPr>
          <w:webHidden/>
        </w:rPr>
        <w:fldChar w:fldCharType="begin"/>
      </w:r>
      <w:r>
        <w:rPr>
          <w:webHidden/>
        </w:rPr>
        <w:instrText xml:space="preserve"> PAGEREF _Toc138945139 \h </w:instrText>
      </w:r>
      <w:r>
        <w:rPr>
          <w:webHidden/>
        </w:rPr>
      </w:r>
      <w:r>
        <w:rPr>
          <w:webHidden/>
        </w:rPr>
        <w:fldChar w:fldCharType="separate"/>
      </w:r>
      <w:ins w:id="85" w:author="Richardson, Corey A (GBR)" w:date="2025-06-30T13:07:00Z" w16du:dateUtc="2025-06-30T12:07:00Z">
        <w:r w:rsidR="009B41DC">
          <w:rPr>
            <w:webHidden/>
          </w:rPr>
          <w:t>30</w:t>
        </w:r>
      </w:ins>
      <w:del w:id="86" w:author="Richardson, Corey A (GBR)" w:date="2025-06-30T13:07:00Z" w16du:dateUtc="2025-06-30T12:07:00Z">
        <w:r w:rsidDel="009B41DC">
          <w:rPr>
            <w:webHidden/>
          </w:rPr>
          <w:delText>19</w:delText>
        </w:r>
      </w:del>
      <w:r>
        <w:rPr>
          <w:webHidden/>
        </w:rPr>
        <w:fldChar w:fldCharType="end"/>
      </w:r>
      <w:r>
        <w:fldChar w:fldCharType="end"/>
      </w:r>
    </w:p>
    <w:p w14:paraId="5DCA2715" w14:textId="768CD749" w:rsidR="005C5263" w:rsidRDefault="005C5263" w:rsidP="006052DA">
      <w:pPr>
        <w:pStyle w:val="TOC1"/>
        <w:rPr>
          <w:rFonts w:asciiTheme="minorHAnsi" w:eastAsiaTheme="minorEastAsia" w:hAnsiTheme="minorHAnsi" w:cstheme="minorBidi"/>
          <w:sz w:val="22"/>
          <w:szCs w:val="22"/>
          <w:lang w:eastAsia="en-GB"/>
        </w:rPr>
      </w:pPr>
      <w:r>
        <w:fldChar w:fldCharType="begin"/>
      </w:r>
      <w:r>
        <w:instrText>HYPERLINK \l "_Toc138945140"</w:instrText>
      </w:r>
      <w:r>
        <w:fldChar w:fldCharType="separate"/>
      </w:r>
      <w:r w:rsidRPr="00160784">
        <w:rPr>
          <w:rStyle w:val="Hyperlink"/>
        </w:rPr>
        <w:t>6</w:t>
      </w:r>
      <w:r>
        <w:rPr>
          <w:rFonts w:asciiTheme="minorHAnsi" w:eastAsiaTheme="minorEastAsia" w:hAnsiTheme="minorHAnsi" w:cstheme="minorBidi"/>
          <w:sz w:val="22"/>
          <w:szCs w:val="22"/>
          <w:lang w:eastAsia="en-GB"/>
        </w:rPr>
        <w:tab/>
      </w:r>
      <w:r w:rsidRPr="00160784">
        <w:rPr>
          <w:rStyle w:val="Hyperlink"/>
        </w:rPr>
        <w:t>Transmitting Script</w:t>
      </w:r>
      <w:r>
        <w:rPr>
          <w:webHidden/>
        </w:rPr>
        <w:tab/>
      </w:r>
      <w:r>
        <w:rPr>
          <w:webHidden/>
        </w:rPr>
        <w:fldChar w:fldCharType="begin"/>
      </w:r>
      <w:r>
        <w:rPr>
          <w:webHidden/>
        </w:rPr>
        <w:instrText xml:space="preserve"> PAGEREF _Toc138945140 \h </w:instrText>
      </w:r>
      <w:r>
        <w:rPr>
          <w:webHidden/>
        </w:rPr>
      </w:r>
      <w:r>
        <w:rPr>
          <w:webHidden/>
        </w:rPr>
        <w:fldChar w:fldCharType="separate"/>
      </w:r>
      <w:ins w:id="87" w:author="Richardson, Corey A (GBR)" w:date="2025-06-30T13:07:00Z" w16du:dateUtc="2025-06-30T12:07:00Z">
        <w:r w:rsidR="009B41DC">
          <w:rPr>
            <w:webHidden/>
          </w:rPr>
          <w:t>31</w:t>
        </w:r>
      </w:ins>
      <w:del w:id="88" w:author="Richardson, Corey A (GBR)" w:date="2025-06-30T13:07:00Z" w16du:dateUtc="2025-06-30T12:07:00Z">
        <w:r w:rsidDel="009B41DC">
          <w:rPr>
            <w:webHidden/>
          </w:rPr>
          <w:delText>20</w:delText>
        </w:r>
      </w:del>
      <w:r>
        <w:rPr>
          <w:webHidden/>
        </w:rPr>
        <w:fldChar w:fldCharType="end"/>
      </w:r>
      <w:r>
        <w:fldChar w:fldCharType="end"/>
      </w:r>
    </w:p>
    <w:p w14:paraId="2F4A449F" w14:textId="142BFA6B" w:rsidR="005C5263" w:rsidRDefault="005C5263" w:rsidP="006052DA">
      <w:pPr>
        <w:pStyle w:val="TOC1"/>
        <w:rPr>
          <w:rFonts w:asciiTheme="minorHAnsi" w:eastAsiaTheme="minorEastAsia" w:hAnsiTheme="minorHAnsi" w:cstheme="minorBidi"/>
          <w:sz w:val="22"/>
          <w:szCs w:val="22"/>
          <w:lang w:eastAsia="en-GB"/>
        </w:rPr>
      </w:pPr>
      <w:r>
        <w:fldChar w:fldCharType="begin"/>
      </w:r>
      <w:r>
        <w:instrText>HYPERLINK \l "_Toc138945141"</w:instrText>
      </w:r>
      <w:r>
        <w:fldChar w:fldCharType="separate"/>
      </w:r>
      <w:r w:rsidRPr="00160784">
        <w:rPr>
          <w:rStyle w:val="Hyperlink"/>
        </w:rPr>
        <w:t>7</w:t>
      </w:r>
      <w:r>
        <w:rPr>
          <w:rFonts w:asciiTheme="minorHAnsi" w:eastAsiaTheme="minorEastAsia" w:hAnsiTheme="minorHAnsi" w:cstheme="minorBidi"/>
          <w:sz w:val="22"/>
          <w:szCs w:val="22"/>
          <w:lang w:eastAsia="en-GB"/>
        </w:rPr>
        <w:tab/>
      </w:r>
      <w:r w:rsidRPr="00160784">
        <w:rPr>
          <w:rStyle w:val="Hyperlink"/>
        </w:rPr>
        <w:t>Language Comparison: Python vs C#</w:t>
      </w:r>
      <w:r>
        <w:rPr>
          <w:webHidden/>
        </w:rPr>
        <w:tab/>
      </w:r>
      <w:r>
        <w:rPr>
          <w:webHidden/>
        </w:rPr>
        <w:fldChar w:fldCharType="begin"/>
      </w:r>
      <w:r>
        <w:rPr>
          <w:webHidden/>
        </w:rPr>
        <w:instrText xml:space="preserve"> PAGEREF _Toc138945141 \h </w:instrText>
      </w:r>
      <w:r>
        <w:rPr>
          <w:webHidden/>
        </w:rPr>
      </w:r>
      <w:r>
        <w:rPr>
          <w:webHidden/>
        </w:rPr>
        <w:fldChar w:fldCharType="separate"/>
      </w:r>
      <w:ins w:id="89" w:author="Richardson, Corey A (GBR)" w:date="2025-06-30T13:07:00Z" w16du:dateUtc="2025-06-30T12:07:00Z">
        <w:r w:rsidR="009B41DC">
          <w:rPr>
            <w:webHidden/>
          </w:rPr>
          <w:t>37</w:t>
        </w:r>
      </w:ins>
      <w:del w:id="90" w:author="Richardson, Corey A (GBR)" w:date="2025-06-30T13:07:00Z" w16du:dateUtc="2025-06-30T12:07:00Z">
        <w:r w:rsidDel="009B41DC">
          <w:rPr>
            <w:webHidden/>
          </w:rPr>
          <w:delText>21</w:delText>
        </w:r>
      </w:del>
      <w:r>
        <w:rPr>
          <w:webHidden/>
        </w:rPr>
        <w:fldChar w:fldCharType="end"/>
      </w:r>
      <w:r>
        <w:fldChar w:fldCharType="end"/>
      </w:r>
    </w:p>
    <w:p w14:paraId="4F374221" w14:textId="763287C0"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"_Toc138945142"</w:instrText>
      </w:r>
      <w:r>
        <w:fldChar w:fldCharType="separate"/>
      </w:r>
      <w:r w:rsidRPr="00160784">
        <w:rPr>
          <w:rStyle w:val="Hyperlink"/>
        </w:rPr>
        <w:t>7.1</w:t>
      </w:r>
      <w:r>
        <w:rPr>
          <w:rFonts w:asciiTheme="minorHAnsi" w:eastAsiaTheme="minorEastAsia" w:hAnsiTheme="minorHAnsi" w:cstheme="minorBidi"/>
          <w:sz w:val="22"/>
          <w:szCs w:val="22"/>
          <w:lang w:eastAsia="en-GB"/>
        </w:rPr>
        <w:tab/>
      </w:r>
      <w:r w:rsidRPr="00160784">
        <w:rPr>
          <w:rStyle w:val="Hyperlink"/>
        </w:rPr>
        <w:t>Dynamically Typed Languages</w:t>
      </w:r>
      <w:r>
        <w:rPr>
          <w:webHidden/>
        </w:rPr>
        <w:tab/>
      </w:r>
      <w:r>
        <w:rPr>
          <w:webHidden/>
        </w:rPr>
        <w:fldChar w:fldCharType="begin"/>
      </w:r>
      <w:r>
        <w:rPr>
          <w:webHidden/>
        </w:rPr>
        <w:instrText xml:space="preserve"> PAGEREF _Toc138945142 \h </w:instrText>
      </w:r>
      <w:r>
        <w:rPr>
          <w:webHidden/>
        </w:rPr>
      </w:r>
      <w:r>
        <w:rPr>
          <w:webHidden/>
        </w:rPr>
        <w:fldChar w:fldCharType="separate"/>
      </w:r>
      <w:ins w:id="91" w:author="Richardson, Corey A (GBR)" w:date="2025-06-30T13:07:00Z" w16du:dateUtc="2025-06-30T12:07:00Z">
        <w:r w:rsidR="009B41DC">
          <w:rPr>
            <w:webHidden/>
          </w:rPr>
          <w:t>45</w:t>
        </w:r>
      </w:ins>
      <w:del w:id="92" w:author="Richardson, Corey A (GBR)" w:date="2025-06-30T13:07:00Z" w16du:dateUtc="2025-06-30T12:07:00Z">
        <w:r w:rsidDel="009B41DC">
          <w:rPr>
            <w:webHidden/>
          </w:rPr>
          <w:delText>21</w:delText>
        </w:r>
      </w:del>
      <w:r>
        <w:rPr>
          <w:webHidden/>
        </w:rPr>
        <w:fldChar w:fldCharType="end"/>
      </w:r>
      <w:r>
        <w:fldChar w:fldCharType="end"/>
      </w:r>
    </w:p>
    <w:p w14:paraId="15F0D8F0" w14:textId="0B8EC963" w:rsidR="005C5263" w:rsidRDefault="005C5263">
      <w:pPr>
        <w:pStyle w:val="TOC3"/>
        <w:rPr>
          <w:rFonts w:asciiTheme="minorHAnsi" w:eastAsiaTheme="minorEastAsia" w:hAnsiTheme="minorHAnsi" w:cstheme="minorBidi"/>
          <w:sz w:val="22"/>
          <w:szCs w:val="22"/>
          <w:lang w:eastAsia="en-GB"/>
        </w:rPr>
      </w:pPr>
      <w:r>
        <w:fldChar w:fldCharType="begin"/>
      </w:r>
      <w:r>
        <w:instrText>HYPERLINK \l "_Toc138945143"</w:instrText>
      </w:r>
      <w:r>
        <w:fldChar w:fldCharType="separate"/>
      </w:r>
      <w:r w:rsidRPr="00160784">
        <w:rPr>
          <w:rStyle w:val="Hyperlink"/>
          <w14:scene3d>
            <w14:camera w14:prst="orthographicFront"/>
            <w14:lightRig w14:rig="threePt" w14:dir="t">
              <w14:rot w14:lat="0" w14:lon="0" w14:rev="0"/>
            </w14:lightRig>
          </w14:scene3d>
        </w:rPr>
        <w:t>7.1.1</w:t>
      </w:r>
      <w:r>
        <w:rPr>
          <w:rFonts w:asciiTheme="minorHAnsi" w:eastAsiaTheme="minorEastAsia" w:hAnsiTheme="minorHAnsi" w:cstheme="minorBidi"/>
          <w:sz w:val="22"/>
          <w:szCs w:val="22"/>
          <w:lang w:eastAsia="en-GB"/>
        </w:rPr>
        <w:tab/>
      </w:r>
      <w:r w:rsidRPr="00160784">
        <w:rPr>
          <w:rStyle w:val="Hyperlink"/>
        </w:rPr>
        <w:t>Advantages</w:t>
      </w:r>
      <w:r>
        <w:rPr>
          <w:webHidden/>
        </w:rPr>
        <w:tab/>
      </w:r>
      <w:r>
        <w:rPr>
          <w:webHidden/>
        </w:rPr>
        <w:fldChar w:fldCharType="begin"/>
      </w:r>
      <w:r>
        <w:rPr>
          <w:webHidden/>
        </w:rPr>
        <w:instrText xml:space="preserve"> PAGEREF _Toc138945143 \h </w:instrText>
      </w:r>
      <w:r>
        <w:rPr>
          <w:webHidden/>
        </w:rPr>
      </w:r>
      <w:r>
        <w:rPr>
          <w:webHidden/>
        </w:rPr>
        <w:fldChar w:fldCharType="separate"/>
      </w:r>
      <w:ins w:id="93" w:author="Richardson, Corey A (GBR)" w:date="2025-06-30T13:07:00Z" w16du:dateUtc="2025-06-30T12:07:00Z">
        <w:r w:rsidR="009B41DC">
          <w:rPr>
            <w:webHidden/>
          </w:rPr>
          <w:t>49</w:t>
        </w:r>
      </w:ins>
      <w:del w:id="94" w:author="Richardson, Corey A (GBR)" w:date="2025-06-30T13:07:00Z" w16du:dateUtc="2025-06-30T12:07:00Z">
        <w:r w:rsidDel="009B41DC">
          <w:rPr>
            <w:webHidden/>
          </w:rPr>
          <w:delText>21</w:delText>
        </w:r>
      </w:del>
      <w:r>
        <w:rPr>
          <w:webHidden/>
        </w:rPr>
        <w:fldChar w:fldCharType="end"/>
      </w:r>
      <w:r>
        <w:fldChar w:fldCharType="end"/>
      </w:r>
    </w:p>
    <w:p w14:paraId="53BF26B5" w14:textId="7FD09F85" w:rsidR="005C5263" w:rsidRDefault="005C5263">
      <w:pPr>
        <w:pStyle w:val="TOC3"/>
        <w:rPr>
          <w:rFonts w:asciiTheme="minorHAnsi" w:eastAsiaTheme="minorEastAsia" w:hAnsiTheme="minorHAnsi" w:cstheme="minorBidi"/>
          <w:sz w:val="22"/>
          <w:szCs w:val="22"/>
          <w:lang w:eastAsia="en-GB"/>
        </w:rPr>
      </w:pPr>
      <w:r>
        <w:fldChar w:fldCharType="begin"/>
      </w:r>
      <w:r>
        <w:instrText>HYPERLINK \l "_Toc138945144"</w:instrText>
      </w:r>
      <w:r>
        <w:fldChar w:fldCharType="separate"/>
      </w:r>
      <w:r w:rsidRPr="00160784">
        <w:rPr>
          <w:rStyle w:val="Hyperlink"/>
          <w14:scene3d>
            <w14:camera w14:prst="orthographicFront"/>
            <w14:lightRig w14:rig="threePt" w14:dir="t">
              <w14:rot w14:lat="0" w14:lon="0" w14:rev="0"/>
            </w14:lightRig>
          </w14:scene3d>
        </w:rPr>
        <w:t>7.1.2</w:t>
      </w:r>
      <w:r>
        <w:rPr>
          <w:rFonts w:asciiTheme="minorHAnsi" w:eastAsiaTheme="minorEastAsia" w:hAnsiTheme="minorHAnsi" w:cstheme="minorBidi"/>
          <w:sz w:val="22"/>
          <w:szCs w:val="22"/>
          <w:lang w:eastAsia="en-GB"/>
        </w:rPr>
        <w:tab/>
      </w:r>
      <w:r w:rsidRPr="00160784">
        <w:rPr>
          <w:rStyle w:val="Hyperlink"/>
        </w:rPr>
        <w:t>Disadvantages</w:t>
      </w:r>
      <w:r>
        <w:rPr>
          <w:webHidden/>
        </w:rPr>
        <w:tab/>
      </w:r>
      <w:r>
        <w:rPr>
          <w:webHidden/>
        </w:rPr>
        <w:fldChar w:fldCharType="begin"/>
      </w:r>
      <w:r>
        <w:rPr>
          <w:webHidden/>
        </w:rPr>
        <w:instrText xml:space="preserve"> PAGEREF _Toc138945144 \h </w:instrText>
      </w:r>
      <w:r>
        <w:rPr>
          <w:webHidden/>
        </w:rPr>
      </w:r>
      <w:r>
        <w:rPr>
          <w:webHidden/>
        </w:rPr>
        <w:fldChar w:fldCharType="separate"/>
      </w:r>
      <w:ins w:id="95" w:author="Richardson, Corey A (GBR)" w:date="2025-06-30T13:07:00Z" w16du:dateUtc="2025-06-30T12:07:00Z">
        <w:r w:rsidR="009B41DC">
          <w:rPr>
            <w:webHidden/>
          </w:rPr>
          <w:t>52</w:t>
        </w:r>
      </w:ins>
      <w:del w:id="96" w:author="Richardson, Corey A (GBR)" w:date="2025-06-30T13:07:00Z" w16du:dateUtc="2025-06-30T12:07:00Z">
        <w:r w:rsidDel="009B41DC">
          <w:rPr>
            <w:webHidden/>
          </w:rPr>
          <w:delText>21</w:delText>
        </w:r>
      </w:del>
      <w:r>
        <w:rPr>
          <w:webHidden/>
        </w:rPr>
        <w:fldChar w:fldCharType="end"/>
      </w:r>
      <w:r>
        <w:fldChar w:fldCharType="end"/>
      </w:r>
    </w:p>
    <w:p w14:paraId="673CDE72" w14:textId="0184B93E" w:rsidR="005C5263" w:rsidRDefault="005C5263">
      <w:pPr>
        <w:pStyle w:val="TOC3"/>
        <w:rPr>
          <w:rFonts w:asciiTheme="minorHAnsi" w:eastAsiaTheme="minorEastAsia" w:hAnsiTheme="minorHAnsi" w:cstheme="minorBidi"/>
          <w:sz w:val="22"/>
          <w:szCs w:val="22"/>
          <w:lang w:eastAsia="en-GB"/>
        </w:rPr>
      </w:pPr>
      <w:r>
        <w:fldChar w:fldCharType="begin"/>
      </w:r>
      <w:r>
        <w:instrText>HYPERLINK \l "_Toc138945145"</w:instrText>
      </w:r>
      <w:r>
        <w:fldChar w:fldCharType="separate"/>
      </w:r>
      <w:r w:rsidRPr="00160784">
        <w:rPr>
          <w:rStyle w:val="Hyperlink"/>
          <w14:scene3d>
            <w14:camera w14:prst="orthographicFront"/>
            <w14:lightRig w14:rig="threePt" w14:dir="t">
              <w14:rot w14:lat="0" w14:lon="0" w14:rev="0"/>
            </w14:lightRig>
          </w14:scene3d>
        </w:rPr>
        <w:t>7.1.3</w:t>
      </w:r>
      <w:r>
        <w:rPr>
          <w:rFonts w:asciiTheme="minorHAnsi" w:eastAsiaTheme="minorEastAsia" w:hAnsiTheme="minorHAnsi" w:cstheme="minorBidi"/>
          <w:sz w:val="22"/>
          <w:szCs w:val="22"/>
          <w:lang w:eastAsia="en-GB"/>
        </w:rPr>
        <w:tab/>
      </w:r>
      <w:r w:rsidRPr="00160784">
        <w:rPr>
          <w:rStyle w:val="Hyperlink"/>
        </w:rPr>
        <w:t>Caesar Shift decode() Function - Python</w:t>
      </w:r>
      <w:r>
        <w:rPr>
          <w:webHidden/>
        </w:rPr>
        <w:tab/>
      </w:r>
      <w:r>
        <w:rPr>
          <w:webHidden/>
        </w:rPr>
        <w:fldChar w:fldCharType="begin"/>
      </w:r>
      <w:r>
        <w:rPr>
          <w:webHidden/>
        </w:rPr>
        <w:instrText xml:space="preserve"> PAGEREF _Toc138945145 \h </w:instrText>
      </w:r>
      <w:r>
        <w:rPr>
          <w:webHidden/>
        </w:rPr>
      </w:r>
      <w:r>
        <w:rPr>
          <w:webHidden/>
        </w:rPr>
        <w:fldChar w:fldCharType="separate"/>
      </w:r>
      <w:ins w:id="97" w:author="Richardson, Corey A (GBR)" w:date="2025-06-30T13:07:00Z" w16du:dateUtc="2025-06-30T12:07:00Z">
        <w:r w:rsidR="009B41DC">
          <w:rPr>
            <w:webHidden/>
          </w:rPr>
          <w:t>57</w:t>
        </w:r>
      </w:ins>
      <w:del w:id="98" w:author="Richardson, Corey A (GBR)" w:date="2025-06-30T13:07:00Z" w16du:dateUtc="2025-06-30T12:07:00Z">
        <w:r w:rsidDel="009B41DC">
          <w:rPr>
            <w:webHidden/>
          </w:rPr>
          <w:delText>22</w:delText>
        </w:r>
      </w:del>
      <w:r>
        <w:rPr>
          <w:webHidden/>
        </w:rPr>
        <w:fldChar w:fldCharType="end"/>
      </w:r>
      <w:r>
        <w:fldChar w:fldCharType="end"/>
      </w:r>
    </w:p>
    <w:p w14:paraId="252E9C73" w14:textId="5BC31FD1" w:rsidR="005C5263" w:rsidRDefault="005C5263">
      <w:pPr>
        <w:pStyle w:val="TOC2"/>
        <w:rPr>
          <w:rFonts w:asciiTheme="minorHAnsi" w:eastAsiaTheme="minorEastAsia" w:hAnsiTheme="minorHAnsi" w:cstheme="minorBidi"/>
          <w:sz w:val="22"/>
          <w:szCs w:val="22"/>
          <w:lang w:eastAsia="en-GB"/>
        </w:rPr>
      </w:pPr>
      <w:r>
        <w:fldChar w:fldCharType="begin"/>
      </w:r>
      <w:r>
        <w:instrText>HYPERLINK \l "_Toc138945146"</w:instrText>
      </w:r>
      <w:r>
        <w:fldChar w:fldCharType="separate"/>
      </w:r>
      <w:r w:rsidRPr="00160784">
        <w:rPr>
          <w:rStyle w:val="Hyperlink"/>
        </w:rPr>
        <w:t>7.2</w:t>
      </w:r>
      <w:r>
        <w:rPr>
          <w:rFonts w:asciiTheme="minorHAnsi" w:eastAsiaTheme="minorEastAsia" w:hAnsiTheme="minorHAnsi" w:cstheme="minorBidi"/>
          <w:sz w:val="22"/>
          <w:szCs w:val="22"/>
          <w:lang w:eastAsia="en-GB"/>
        </w:rPr>
        <w:tab/>
      </w:r>
      <w:r w:rsidRPr="00160784">
        <w:rPr>
          <w:rStyle w:val="Hyperlink"/>
        </w:rPr>
        <w:t>Statically Typed Languages</w:t>
      </w:r>
      <w:r>
        <w:rPr>
          <w:webHidden/>
        </w:rPr>
        <w:tab/>
      </w:r>
      <w:r>
        <w:rPr>
          <w:webHidden/>
        </w:rPr>
        <w:fldChar w:fldCharType="begin"/>
      </w:r>
      <w:r>
        <w:rPr>
          <w:webHidden/>
        </w:rPr>
        <w:instrText xml:space="preserve"> PAGEREF _Toc138945146 \h </w:instrText>
      </w:r>
      <w:r>
        <w:rPr>
          <w:webHidden/>
        </w:rPr>
      </w:r>
      <w:r>
        <w:rPr>
          <w:webHidden/>
        </w:rPr>
        <w:fldChar w:fldCharType="separate"/>
      </w:r>
      <w:ins w:id="99" w:author="Richardson, Corey A (GBR)" w:date="2025-06-30T13:07:00Z" w16du:dateUtc="2025-06-30T12:07:00Z">
        <w:r w:rsidR="009B41DC">
          <w:rPr>
            <w:webHidden/>
          </w:rPr>
          <w:t>61</w:t>
        </w:r>
      </w:ins>
      <w:del w:id="100" w:author="Richardson, Corey A (GBR)" w:date="2025-06-30T13:07:00Z" w16du:dateUtc="2025-06-30T12:07:00Z">
        <w:r w:rsidDel="009B41DC">
          <w:rPr>
            <w:webHidden/>
          </w:rPr>
          <w:delText>23</w:delText>
        </w:r>
      </w:del>
      <w:r>
        <w:rPr>
          <w:webHidden/>
        </w:rPr>
        <w:fldChar w:fldCharType="end"/>
      </w:r>
      <w:r>
        <w:fldChar w:fldCharType="end"/>
      </w:r>
    </w:p>
    <w:p w14:paraId="0834A3E0" w14:textId="67A879C7" w:rsidR="005C5263" w:rsidRDefault="005C5263">
      <w:pPr>
        <w:pStyle w:val="TOC3"/>
        <w:rPr>
          <w:rFonts w:asciiTheme="minorHAnsi" w:eastAsiaTheme="minorEastAsia" w:hAnsiTheme="minorHAnsi" w:cstheme="minorBidi"/>
          <w:sz w:val="22"/>
          <w:szCs w:val="22"/>
          <w:lang w:eastAsia="en-GB"/>
        </w:rPr>
      </w:pPr>
      <w:r>
        <w:fldChar w:fldCharType="begin"/>
      </w:r>
      <w:r>
        <w:instrText>HYPERLINK \l "_Toc138945147"</w:instrText>
      </w:r>
      <w:r>
        <w:fldChar w:fldCharType="separate"/>
      </w:r>
      <w:r w:rsidRPr="00160784">
        <w:rPr>
          <w:rStyle w:val="Hyperlink"/>
          <w14:scene3d>
            <w14:camera w14:prst="orthographicFront"/>
            <w14:lightRig w14:rig="threePt" w14:dir="t">
              <w14:rot w14:lat="0" w14:lon="0" w14:rev="0"/>
            </w14:lightRig>
          </w14:scene3d>
        </w:rPr>
        <w:t>7.2.1</w:t>
      </w:r>
      <w:r>
        <w:rPr>
          <w:rFonts w:asciiTheme="minorHAnsi" w:eastAsiaTheme="minorEastAsia" w:hAnsiTheme="minorHAnsi" w:cstheme="minorBidi"/>
          <w:sz w:val="22"/>
          <w:szCs w:val="22"/>
          <w:lang w:eastAsia="en-GB"/>
        </w:rPr>
        <w:tab/>
      </w:r>
      <w:r w:rsidRPr="00160784">
        <w:rPr>
          <w:rStyle w:val="Hyperlink"/>
        </w:rPr>
        <w:t>Advantages</w:t>
      </w:r>
      <w:r>
        <w:rPr>
          <w:webHidden/>
        </w:rPr>
        <w:tab/>
      </w:r>
      <w:r>
        <w:rPr>
          <w:webHidden/>
        </w:rPr>
        <w:fldChar w:fldCharType="begin"/>
      </w:r>
      <w:r>
        <w:rPr>
          <w:webHidden/>
        </w:rPr>
        <w:instrText xml:space="preserve"> PAGEREF _Toc138945147 \h </w:instrText>
      </w:r>
      <w:r>
        <w:rPr>
          <w:webHidden/>
        </w:rPr>
      </w:r>
      <w:r>
        <w:rPr>
          <w:webHidden/>
        </w:rPr>
        <w:fldChar w:fldCharType="separate"/>
      </w:r>
      <w:ins w:id="101" w:author="Richardson, Corey A (GBR)" w:date="2025-06-30T13:07:00Z" w16du:dateUtc="2025-06-30T12:07:00Z">
        <w:r w:rsidR="009B41DC">
          <w:rPr>
            <w:webHidden/>
          </w:rPr>
          <w:t>65</w:t>
        </w:r>
      </w:ins>
      <w:del w:id="102" w:author="Richardson, Corey A (GBR)" w:date="2025-06-30T13:07:00Z" w16du:dateUtc="2025-06-30T12:07:00Z">
        <w:r w:rsidDel="009B41DC">
          <w:rPr>
            <w:webHidden/>
          </w:rPr>
          <w:delText>23</w:delText>
        </w:r>
      </w:del>
      <w:r>
        <w:rPr>
          <w:webHidden/>
        </w:rPr>
        <w:fldChar w:fldCharType="end"/>
      </w:r>
      <w:r>
        <w:fldChar w:fldCharType="end"/>
      </w:r>
    </w:p>
    <w:p w14:paraId="667F6F69" w14:textId="4554BF54" w:rsidR="005C5263" w:rsidRDefault="005C5263">
      <w:pPr>
        <w:pStyle w:val="TOC3"/>
        <w:rPr>
          <w:rFonts w:asciiTheme="minorHAnsi" w:eastAsiaTheme="minorEastAsia" w:hAnsiTheme="minorHAnsi" w:cstheme="minorBidi"/>
          <w:sz w:val="22"/>
          <w:szCs w:val="22"/>
          <w:lang w:eastAsia="en-GB"/>
        </w:rPr>
      </w:pPr>
      <w:r>
        <w:fldChar w:fldCharType="begin"/>
      </w:r>
      <w:r>
        <w:instrText>HYPERLINK \l "_Toc138945148"</w:instrText>
      </w:r>
      <w:r>
        <w:fldChar w:fldCharType="separate"/>
      </w:r>
      <w:r w:rsidRPr="00160784">
        <w:rPr>
          <w:rStyle w:val="Hyperlink"/>
          <w14:scene3d>
            <w14:camera w14:prst="orthographicFront"/>
            <w14:lightRig w14:rig="threePt" w14:dir="t">
              <w14:rot w14:lat="0" w14:lon="0" w14:rev="0"/>
            </w14:lightRig>
          </w14:scene3d>
        </w:rPr>
        <w:t>7.2.2</w:t>
      </w:r>
      <w:r>
        <w:rPr>
          <w:rFonts w:asciiTheme="minorHAnsi" w:eastAsiaTheme="minorEastAsia" w:hAnsiTheme="minorHAnsi" w:cstheme="minorBidi"/>
          <w:sz w:val="22"/>
          <w:szCs w:val="22"/>
          <w:lang w:eastAsia="en-GB"/>
        </w:rPr>
        <w:tab/>
      </w:r>
      <w:r w:rsidRPr="00160784">
        <w:rPr>
          <w:rStyle w:val="Hyperlink"/>
        </w:rPr>
        <w:t>Disadvantages</w:t>
      </w:r>
      <w:r>
        <w:rPr>
          <w:webHidden/>
        </w:rPr>
        <w:tab/>
      </w:r>
      <w:r>
        <w:rPr>
          <w:webHidden/>
        </w:rPr>
        <w:fldChar w:fldCharType="begin"/>
      </w:r>
      <w:r>
        <w:rPr>
          <w:webHidden/>
        </w:rPr>
        <w:instrText xml:space="preserve"> PAGEREF _Toc138945148 \h </w:instrText>
      </w:r>
      <w:r>
        <w:rPr>
          <w:webHidden/>
        </w:rPr>
      </w:r>
      <w:r>
        <w:rPr>
          <w:webHidden/>
        </w:rPr>
        <w:fldChar w:fldCharType="separate"/>
      </w:r>
      <w:ins w:id="103" w:author="Richardson, Corey A (GBR)" w:date="2025-06-30T13:07:00Z" w16du:dateUtc="2025-06-30T12:07:00Z">
        <w:r w:rsidR="009B41DC">
          <w:rPr>
            <w:webHidden/>
          </w:rPr>
          <w:t>69</w:t>
        </w:r>
      </w:ins>
      <w:del w:id="104" w:author="Richardson, Corey A (GBR)" w:date="2025-06-30T13:07:00Z" w16du:dateUtc="2025-06-30T12:07:00Z">
        <w:r w:rsidDel="009B41DC">
          <w:rPr>
            <w:webHidden/>
          </w:rPr>
          <w:delText>23</w:delText>
        </w:r>
      </w:del>
      <w:r>
        <w:rPr>
          <w:webHidden/>
        </w:rPr>
        <w:fldChar w:fldCharType="end"/>
      </w:r>
      <w:r>
        <w:fldChar w:fldCharType="end"/>
      </w:r>
    </w:p>
    <w:p w14:paraId="41E20156" w14:textId="5F3CD2E7" w:rsidR="005C5263" w:rsidRDefault="005C5263">
      <w:pPr>
        <w:pStyle w:val="TOC3"/>
        <w:rPr>
          <w:rFonts w:asciiTheme="minorHAnsi" w:eastAsiaTheme="minorEastAsia" w:hAnsiTheme="minorHAnsi" w:cstheme="minorBidi"/>
          <w:sz w:val="22"/>
          <w:szCs w:val="22"/>
          <w:lang w:eastAsia="en-GB"/>
        </w:rPr>
      </w:pPr>
      <w:r>
        <w:fldChar w:fldCharType="begin"/>
      </w:r>
      <w:r>
        <w:instrText>HYPERLINK \l "_Toc138945149"</w:instrText>
      </w:r>
      <w:r>
        <w:fldChar w:fldCharType="separate"/>
      </w:r>
      <w:r w:rsidRPr="00160784">
        <w:rPr>
          <w:rStyle w:val="Hyperlink"/>
          <w14:scene3d>
            <w14:camera w14:prst="orthographicFront"/>
            <w14:lightRig w14:rig="threePt" w14:dir="t">
              <w14:rot w14:lat="0" w14:lon="0" w14:rev="0"/>
            </w14:lightRig>
          </w14:scene3d>
        </w:rPr>
        <w:t>7.2.3</w:t>
      </w:r>
      <w:r>
        <w:rPr>
          <w:rFonts w:asciiTheme="minorHAnsi" w:eastAsiaTheme="minorEastAsia" w:hAnsiTheme="minorHAnsi" w:cstheme="minorBidi"/>
          <w:sz w:val="22"/>
          <w:szCs w:val="22"/>
          <w:lang w:eastAsia="en-GB"/>
        </w:rPr>
        <w:tab/>
      </w:r>
      <w:r w:rsidRPr="00160784">
        <w:rPr>
          <w:rStyle w:val="Hyperlink"/>
        </w:rPr>
        <w:t>Caesar Shift Decode() Function – C#</w:t>
      </w:r>
      <w:r>
        <w:rPr>
          <w:webHidden/>
        </w:rPr>
        <w:tab/>
      </w:r>
      <w:r>
        <w:rPr>
          <w:webHidden/>
        </w:rPr>
        <w:fldChar w:fldCharType="begin"/>
      </w:r>
      <w:r>
        <w:rPr>
          <w:webHidden/>
        </w:rPr>
        <w:instrText xml:space="preserve"> PAGEREF _Toc138945149 \h </w:instrText>
      </w:r>
      <w:r>
        <w:rPr>
          <w:webHidden/>
        </w:rPr>
      </w:r>
      <w:r>
        <w:rPr>
          <w:webHidden/>
        </w:rPr>
        <w:fldChar w:fldCharType="separate"/>
      </w:r>
      <w:ins w:id="105" w:author="Richardson, Corey A (GBR)" w:date="2025-06-30T13:07:00Z" w16du:dateUtc="2025-06-30T12:07:00Z">
        <w:r w:rsidR="009B41DC">
          <w:rPr>
            <w:webHidden/>
          </w:rPr>
          <w:t>74</w:t>
        </w:r>
      </w:ins>
      <w:del w:id="106" w:author="Richardson, Corey A (GBR)" w:date="2025-06-30T13:07:00Z" w16du:dateUtc="2025-06-30T12:07:00Z">
        <w:r w:rsidDel="009B41DC">
          <w:rPr>
            <w:webHidden/>
          </w:rPr>
          <w:delText>24</w:delText>
        </w:r>
      </w:del>
      <w:r>
        <w:rPr>
          <w:webHidden/>
        </w:rPr>
        <w:fldChar w:fldCharType="end"/>
      </w:r>
      <w:r>
        <w:fldChar w:fldCharType="end"/>
      </w:r>
    </w:p>
    <w:p w14:paraId="2E67C8C0" w14:textId="165A1331" w:rsidR="00B01621" w:rsidRPr="00D37F8F" w:rsidRDefault="007339CE" w:rsidP="00B01621">
      <w:pPr>
        <w:pStyle w:val="ContentsHeader"/>
        <w:rPr>
          <w:rFonts w:cs="Arial"/>
        </w:rPr>
      </w:pPr>
      <w:r>
        <w:rPr>
          <w:rFonts w:cs="Arial"/>
          <w:caps w:val="0"/>
          <w:noProof/>
          <w:sz w:val="24"/>
        </w:rPr>
        <w:fldChar w:fldCharType="end"/>
      </w:r>
    </w:p>
    <w:p w14:paraId="5E8D2EDC" w14:textId="77777777" w:rsidR="00B01621" w:rsidRPr="00D37F8F" w:rsidRDefault="00B01621" w:rsidP="00B01621">
      <w:pPr>
        <w:pStyle w:val="ContentsHeader"/>
        <w:rPr>
          <w:rFonts w:cs="Arial"/>
        </w:rPr>
      </w:pPr>
      <w:r w:rsidRPr="00D37F8F">
        <w:rPr>
          <w:rFonts w:cs="Arial"/>
        </w:rPr>
        <w:t>Tables</w:t>
      </w:r>
    </w:p>
    <w:p w14:paraId="694BA834" w14:textId="3D8C671C" w:rsidR="00B01621" w:rsidRDefault="00B01621" w:rsidP="00B01621">
      <w:pPr>
        <w:pStyle w:val="ContentsHeader"/>
        <w:rPr>
          <w:rFonts w:cs="Arial"/>
        </w:rPr>
      </w:pPr>
      <w:r>
        <w:rPr>
          <w:rFonts w:cs="Arial"/>
          <w:b w:val="0"/>
          <w:caps w:val="0"/>
        </w:rPr>
        <w:fldChar w:fldCharType="begin"/>
      </w:r>
      <w:r>
        <w:rPr>
          <w:rFonts w:cs="Arial"/>
        </w:rPr>
        <w:instrText xml:space="preserve"> TOC \h \z \c "Table" </w:instrText>
      </w:r>
      <w:r>
        <w:rPr>
          <w:rFonts w:cs="Arial"/>
          <w:b w:val="0"/>
          <w:caps w:val="0"/>
        </w:rPr>
        <w:fldChar w:fldCharType="separate"/>
      </w:r>
      <w:r w:rsidR="005C5263">
        <w:rPr>
          <w:rFonts w:cs="Arial"/>
          <w:bCs/>
          <w:caps w:val="0"/>
          <w:noProof/>
          <w:lang w:val="en-US"/>
        </w:rPr>
        <w:t>No table of figures entries found.</w:t>
      </w:r>
      <w:r>
        <w:rPr>
          <w:rFonts w:cs="Arial"/>
        </w:rPr>
        <w:fldChar w:fldCharType="end"/>
      </w:r>
    </w:p>
    <w:p w14:paraId="5C10405F" w14:textId="66AA2D6F" w:rsidR="00BB49E8" w:rsidRDefault="00BB49E8">
      <w:pPr>
        <w:rPr>
          <w:rFonts w:cs="Arial"/>
          <w:b/>
          <w:caps/>
        </w:rPr>
      </w:pPr>
      <w:r>
        <w:rPr>
          <w:rFonts w:cs="Arial"/>
        </w:rPr>
        <w:br w:type="page"/>
      </w:r>
    </w:p>
    <w:p w14:paraId="299DF7DC" w14:textId="77777777" w:rsidR="00BB49E8" w:rsidRPr="00D37F8F" w:rsidRDefault="00BB49E8" w:rsidP="00B01621">
      <w:pPr>
        <w:pStyle w:val="ContentsHeader"/>
        <w:rPr>
          <w:rFonts w:cs="Arial"/>
        </w:rPr>
      </w:pPr>
    </w:p>
    <w:p w14:paraId="1680BD84" w14:textId="77777777" w:rsidR="00B01621" w:rsidRPr="00D37F8F" w:rsidRDefault="00B01621" w:rsidP="00B01621">
      <w:pPr>
        <w:pStyle w:val="ContentsHeader"/>
        <w:rPr>
          <w:rFonts w:cs="Arial"/>
        </w:rPr>
      </w:pPr>
      <w:r>
        <w:rPr>
          <w:rFonts w:cs="Arial"/>
        </w:rPr>
        <w:t>Figures</w:t>
      </w:r>
    </w:p>
    <w:p w14:paraId="2D508C36" w14:textId="3B73DC82" w:rsidR="005C5263" w:rsidRDefault="00B01621">
      <w:pPr>
        <w:pStyle w:val="TableofFigures"/>
        <w:rPr>
          <w:rFonts w:asciiTheme="minorHAnsi" w:eastAsiaTheme="minorEastAsia" w:hAnsiTheme="minorHAnsi" w:cstheme="minorBidi"/>
          <w:noProof/>
          <w:sz w:val="22"/>
          <w:szCs w:val="22"/>
          <w:lang w:eastAsia="en-GB"/>
        </w:rPr>
      </w:pPr>
      <w:r>
        <w:rPr>
          <w:rFonts w:cs="Arial"/>
        </w:rPr>
        <w:fldChar w:fldCharType="begin"/>
      </w:r>
      <w:r>
        <w:rPr>
          <w:rFonts w:cs="Arial"/>
        </w:rPr>
        <w:instrText xml:space="preserve"> TOC \h \z \c "Figure" </w:instrText>
      </w:r>
      <w:r>
        <w:rPr>
          <w:rFonts w:cs="Arial"/>
        </w:rPr>
        <w:fldChar w:fldCharType="separate"/>
      </w:r>
      <w:r w:rsidR="005C5263">
        <w:fldChar w:fldCharType="begin"/>
      </w:r>
      <w:r w:rsidR="005C5263">
        <w:instrText>HYPERLINK \l "_Toc138945150"</w:instrText>
      </w:r>
      <w:r w:rsidR="005C5263">
        <w:fldChar w:fldCharType="separate"/>
      </w:r>
      <w:r w:rsidR="005C5263" w:rsidRPr="00885E47">
        <w:rPr>
          <w:rStyle w:val="Hyperlink"/>
          <w:noProof/>
        </w:rPr>
        <w:t>Figure 1: BBC micro:bit Python Editor</w:t>
      </w:r>
      <w:r w:rsidR="005C5263">
        <w:rPr>
          <w:noProof/>
          <w:webHidden/>
        </w:rPr>
        <w:tab/>
      </w:r>
      <w:r w:rsidR="005C5263">
        <w:rPr>
          <w:noProof/>
          <w:webHidden/>
        </w:rPr>
        <w:fldChar w:fldCharType="begin"/>
      </w:r>
      <w:r w:rsidR="005C5263">
        <w:rPr>
          <w:noProof/>
          <w:webHidden/>
        </w:rPr>
        <w:instrText xml:space="preserve"> PAGEREF _Toc138945150 \h </w:instrText>
      </w:r>
      <w:r w:rsidR="005C5263">
        <w:rPr>
          <w:noProof/>
          <w:webHidden/>
        </w:rPr>
      </w:r>
      <w:r w:rsidR="005C5263">
        <w:rPr>
          <w:noProof/>
          <w:webHidden/>
        </w:rPr>
        <w:fldChar w:fldCharType="separate"/>
      </w:r>
      <w:ins w:id="107" w:author="Richardson, Corey A (GBR)" w:date="2025-06-30T13:07:00Z" w16du:dateUtc="2025-06-30T12:07:00Z">
        <w:r w:rsidR="009B41DC">
          <w:rPr>
            <w:noProof/>
            <w:webHidden/>
          </w:rPr>
          <w:t>8</w:t>
        </w:r>
      </w:ins>
      <w:del w:id="108" w:author="Richardson, Corey A (GBR)" w:date="2025-06-30T13:07:00Z" w16du:dateUtc="2025-06-30T12:07:00Z">
        <w:r w:rsidR="005C5263" w:rsidDel="009B41DC">
          <w:rPr>
            <w:noProof/>
            <w:webHidden/>
          </w:rPr>
          <w:delText>7</w:delText>
        </w:r>
      </w:del>
      <w:r w:rsidR="005C5263">
        <w:rPr>
          <w:noProof/>
          <w:webHidden/>
        </w:rPr>
        <w:fldChar w:fldCharType="end"/>
      </w:r>
      <w:r w:rsidR="005C5263">
        <w:fldChar w:fldCharType="end"/>
      </w:r>
    </w:p>
    <w:p w14:paraId="061FC9DD" w14:textId="66DF32FA"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"_Toc138945151"</w:instrText>
      </w:r>
      <w:r>
        <w:fldChar w:fldCharType="separate"/>
      </w:r>
      <w:r w:rsidRPr="00885E47">
        <w:rPr>
          <w:rStyle w:val="Hyperlink"/>
          <w:noProof/>
        </w:rPr>
        <w:t>Figure 2: Indexing Into a List</w:t>
      </w:r>
      <w:r>
        <w:rPr>
          <w:noProof/>
          <w:webHidden/>
        </w:rPr>
        <w:tab/>
      </w:r>
      <w:r>
        <w:rPr>
          <w:noProof/>
          <w:webHidden/>
        </w:rPr>
        <w:fldChar w:fldCharType="begin"/>
      </w:r>
      <w:r>
        <w:rPr>
          <w:noProof/>
          <w:webHidden/>
        </w:rPr>
        <w:instrText xml:space="preserve"> PAGEREF _Toc138945151 \h </w:instrText>
      </w:r>
      <w:r>
        <w:rPr>
          <w:noProof/>
          <w:webHidden/>
        </w:rPr>
      </w:r>
      <w:r>
        <w:rPr>
          <w:noProof/>
          <w:webHidden/>
        </w:rPr>
        <w:fldChar w:fldCharType="separate"/>
      </w:r>
      <w:ins w:id="109" w:author="Richardson, Corey A (GBR)" w:date="2025-06-30T13:07:00Z" w16du:dateUtc="2025-06-30T12:07:00Z">
        <w:r w:rsidR="009B41DC">
          <w:rPr>
            <w:noProof/>
            <w:webHidden/>
          </w:rPr>
          <w:t>15</w:t>
        </w:r>
      </w:ins>
      <w:del w:id="110" w:author="Richardson, Corey A (GBR)" w:date="2025-06-30T13:07:00Z" w16du:dateUtc="2025-06-30T12:07:00Z">
        <w:r w:rsidDel="009B41DC">
          <w:rPr>
            <w:noProof/>
            <w:webHidden/>
          </w:rPr>
          <w:delText>9</w:delText>
        </w:r>
      </w:del>
      <w:r>
        <w:rPr>
          <w:noProof/>
          <w:webHidden/>
        </w:rPr>
        <w:fldChar w:fldCharType="end"/>
      </w:r>
      <w:r>
        <w:fldChar w:fldCharType="end"/>
      </w:r>
    </w:p>
    <w:p w14:paraId="0C8FD963" w14:textId="1BB3932A"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"_Toc138945152"</w:instrText>
      </w:r>
      <w:r>
        <w:fldChar w:fldCharType="separate"/>
      </w:r>
      <w:r w:rsidRPr="00885E47">
        <w:rPr>
          <w:rStyle w:val="Hyperlink"/>
          <w:noProof/>
        </w:rPr>
        <w:t>Figure 3: String .find() Method</w:t>
      </w:r>
      <w:r>
        <w:rPr>
          <w:noProof/>
          <w:webHidden/>
        </w:rPr>
        <w:tab/>
      </w:r>
      <w:r>
        <w:rPr>
          <w:noProof/>
          <w:webHidden/>
        </w:rPr>
        <w:fldChar w:fldCharType="begin"/>
      </w:r>
      <w:r>
        <w:rPr>
          <w:noProof/>
          <w:webHidden/>
        </w:rPr>
        <w:instrText xml:space="preserve"> PAGEREF _Toc138945152 \h </w:instrText>
      </w:r>
      <w:r>
        <w:rPr>
          <w:noProof/>
          <w:webHidden/>
        </w:rPr>
      </w:r>
      <w:r>
        <w:rPr>
          <w:noProof/>
          <w:webHidden/>
        </w:rPr>
        <w:fldChar w:fldCharType="separate"/>
      </w:r>
      <w:ins w:id="111" w:author="Richardson, Corey A (GBR)" w:date="2025-06-30T13:07:00Z" w16du:dateUtc="2025-06-30T12:07:00Z">
        <w:r w:rsidR="009B41DC">
          <w:rPr>
            <w:noProof/>
            <w:webHidden/>
          </w:rPr>
          <w:t>15</w:t>
        </w:r>
      </w:ins>
      <w:del w:id="112" w:author="Richardson, Corey A (GBR)" w:date="2025-06-30T13:07:00Z" w16du:dateUtc="2025-06-30T12:07:00Z">
        <w:r w:rsidDel="009B41DC">
          <w:rPr>
            <w:noProof/>
            <w:webHidden/>
          </w:rPr>
          <w:delText>9</w:delText>
        </w:r>
      </w:del>
      <w:r>
        <w:rPr>
          <w:noProof/>
          <w:webHidden/>
        </w:rPr>
        <w:fldChar w:fldCharType="end"/>
      </w:r>
      <w:r>
        <w:fldChar w:fldCharType="end"/>
      </w:r>
    </w:p>
    <w:p w14:paraId="059363FD" w14:textId="53216CC7"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"_Toc138945153"</w:instrText>
      </w:r>
      <w:r>
        <w:fldChar w:fldCharType="separate"/>
      </w:r>
      <w:r w:rsidRPr="00885E47">
        <w:rPr>
          <w:rStyle w:val="Hyperlink"/>
          <w:noProof/>
        </w:rPr>
        <w:t>Figure 4: Template Code</w:t>
      </w:r>
      <w:r>
        <w:rPr>
          <w:noProof/>
          <w:webHidden/>
        </w:rPr>
        <w:tab/>
      </w:r>
      <w:r>
        <w:rPr>
          <w:noProof/>
          <w:webHidden/>
        </w:rPr>
        <w:fldChar w:fldCharType="begin"/>
      </w:r>
      <w:r>
        <w:rPr>
          <w:noProof/>
          <w:webHidden/>
        </w:rPr>
        <w:instrText xml:space="preserve"> PAGEREF _Toc138945153 \h </w:instrText>
      </w:r>
      <w:r>
        <w:rPr>
          <w:noProof/>
          <w:webHidden/>
        </w:rPr>
      </w:r>
      <w:r>
        <w:rPr>
          <w:noProof/>
          <w:webHidden/>
        </w:rPr>
        <w:fldChar w:fldCharType="separate"/>
      </w:r>
      <w:ins w:id="113" w:author="Richardson, Corey A (GBR)" w:date="2025-06-30T13:07:00Z" w16du:dateUtc="2025-06-30T12:07:00Z">
        <w:r w:rsidR="009B41DC">
          <w:rPr>
            <w:noProof/>
            <w:webHidden/>
          </w:rPr>
          <w:t>18</w:t>
        </w:r>
      </w:ins>
      <w:del w:id="114" w:author="Richardson, Corey A (GBR)" w:date="2025-06-30T13:07:00Z" w16du:dateUtc="2025-06-30T12:07:00Z">
        <w:r w:rsidDel="009B41DC">
          <w:rPr>
            <w:noProof/>
            <w:webHidden/>
          </w:rPr>
          <w:delText>11</w:delText>
        </w:r>
      </w:del>
      <w:r>
        <w:rPr>
          <w:noProof/>
          <w:webHidden/>
        </w:rPr>
        <w:fldChar w:fldCharType="end"/>
      </w:r>
      <w:r>
        <w:fldChar w:fldCharType="end"/>
      </w:r>
    </w:p>
    <w:p w14:paraId="026F9D28" w14:textId="4456E2D0"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"_Toc138945154"</w:instrText>
      </w:r>
      <w:r>
        <w:fldChar w:fldCharType="separate"/>
      </w:r>
      <w:r w:rsidRPr="00885E47">
        <w:rPr>
          <w:rStyle w:val="Hyperlink"/>
          <w:noProof/>
        </w:rPr>
        <w:t>Figure 5: Display the Message Pseudocode</w:t>
      </w:r>
      <w:r>
        <w:rPr>
          <w:noProof/>
          <w:webHidden/>
        </w:rPr>
        <w:tab/>
      </w:r>
      <w:r>
        <w:rPr>
          <w:noProof/>
          <w:webHidden/>
        </w:rPr>
        <w:fldChar w:fldCharType="begin"/>
      </w:r>
      <w:r>
        <w:rPr>
          <w:noProof/>
          <w:webHidden/>
        </w:rPr>
        <w:instrText xml:space="preserve"> PAGEREF _Toc138945154 \h </w:instrText>
      </w:r>
      <w:r>
        <w:rPr>
          <w:noProof/>
          <w:webHidden/>
        </w:rPr>
      </w:r>
      <w:r>
        <w:rPr>
          <w:noProof/>
          <w:webHidden/>
        </w:rPr>
        <w:fldChar w:fldCharType="separate"/>
      </w:r>
      <w:ins w:id="115" w:author="Richardson, Corey A (GBR)" w:date="2025-06-30T13:07:00Z" w16du:dateUtc="2025-06-30T12:07:00Z">
        <w:r w:rsidR="009B41DC">
          <w:rPr>
            <w:noProof/>
            <w:webHidden/>
          </w:rPr>
          <w:t>19</w:t>
        </w:r>
      </w:ins>
      <w:del w:id="116" w:author="Richardson, Corey A (GBR)" w:date="2025-06-30T13:07:00Z" w16du:dateUtc="2025-06-30T12:07:00Z">
        <w:r w:rsidDel="009B41DC">
          <w:rPr>
            <w:noProof/>
            <w:webHidden/>
          </w:rPr>
          <w:delText>12</w:delText>
        </w:r>
      </w:del>
      <w:r>
        <w:rPr>
          <w:noProof/>
          <w:webHidden/>
        </w:rPr>
        <w:fldChar w:fldCharType="end"/>
      </w:r>
      <w:r>
        <w:fldChar w:fldCharType="end"/>
      </w:r>
    </w:p>
    <w:p w14:paraId="0EECBC82" w14:textId="54481B34"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"_Toc138945155"</w:instrText>
      </w:r>
      <w:r>
        <w:fldChar w:fldCharType="separate"/>
      </w:r>
      <w:r w:rsidRPr="00885E47">
        <w:rPr>
          <w:rStyle w:val="Hyperlink"/>
          <w:noProof/>
        </w:rPr>
        <w:t>Figure 6: Python Function Template</w:t>
      </w:r>
      <w:r>
        <w:rPr>
          <w:noProof/>
          <w:webHidden/>
        </w:rPr>
        <w:tab/>
      </w:r>
      <w:r>
        <w:rPr>
          <w:noProof/>
          <w:webHidden/>
        </w:rPr>
        <w:fldChar w:fldCharType="begin"/>
      </w:r>
      <w:r>
        <w:rPr>
          <w:noProof/>
          <w:webHidden/>
        </w:rPr>
        <w:instrText xml:space="preserve"> PAGEREF _Toc138945155 \h </w:instrText>
      </w:r>
      <w:r>
        <w:rPr>
          <w:noProof/>
          <w:webHidden/>
        </w:rPr>
      </w:r>
      <w:r>
        <w:rPr>
          <w:noProof/>
          <w:webHidden/>
        </w:rPr>
        <w:fldChar w:fldCharType="separate"/>
      </w:r>
      <w:ins w:id="117" w:author="Richardson, Corey A (GBR)" w:date="2025-06-30T13:07:00Z" w16du:dateUtc="2025-06-30T12:07:00Z">
        <w:r w:rsidR="009B41DC">
          <w:rPr>
            <w:noProof/>
            <w:webHidden/>
          </w:rPr>
          <w:t>19</w:t>
        </w:r>
      </w:ins>
      <w:del w:id="118" w:author="Richardson, Corey A (GBR)" w:date="2025-06-30T13:07:00Z" w16du:dateUtc="2025-06-30T12:07:00Z">
        <w:r w:rsidDel="009B41DC">
          <w:rPr>
            <w:noProof/>
            <w:webHidden/>
          </w:rPr>
          <w:delText>12</w:delText>
        </w:r>
      </w:del>
      <w:r>
        <w:rPr>
          <w:noProof/>
          <w:webHidden/>
        </w:rPr>
        <w:fldChar w:fldCharType="end"/>
      </w:r>
      <w:r>
        <w:fldChar w:fldCharType="end"/>
      </w:r>
    </w:p>
    <w:p w14:paraId="2B088AD1" w14:textId="6D488B54"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"_Toc138945156"</w:instrText>
      </w:r>
      <w:r>
        <w:fldChar w:fldCharType="separate"/>
      </w:r>
      <w:r w:rsidRPr="00885E47">
        <w:rPr>
          <w:rStyle w:val="Hyperlink"/>
          <w:noProof/>
        </w:rPr>
        <w:t>Figure 7: Example of Good Use of Comments</w:t>
      </w:r>
      <w:r>
        <w:rPr>
          <w:noProof/>
          <w:webHidden/>
        </w:rPr>
        <w:tab/>
      </w:r>
      <w:r>
        <w:rPr>
          <w:noProof/>
          <w:webHidden/>
        </w:rPr>
        <w:fldChar w:fldCharType="begin"/>
      </w:r>
      <w:r>
        <w:rPr>
          <w:noProof/>
          <w:webHidden/>
        </w:rPr>
        <w:instrText xml:space="preserve"> PAGEREF _Toc138945156 \h </w:instrText>
      </w:r>
      <w:r>
        <w:rPr>
          <w:noProof/>
          <w:webHidden/>
        </w:rPr>
      </w:r>
      <w:r>
        <w:rPr>
          <w:noProof/>
          <w:webHidden/>
        </w:rPr>
        <w:fldChar w:fldCharType="separate"/>
      </w:r>
      <w:ins w:id="119" w:author="Richardson, Corey A (GBR)" w:date="2025-06-30T13:07:00Z" w16du:dateUtc="2025-06-30T12:07:00Z">
        <w:r w:rsidR="009B41DC">
          <w:rPr>
            <w:noProof/>
            <w:webHidden/>
          </w:rPr>
          <w:t>20</w:t>
        </w:r>
      </w:ins>
      <w:del w:id="120" w:author="Richardson, Corey A (GBR)" w:date="2025-06-30T13:07:00Z" w16du:dateUtc="2025-06-30T12:07:00Z">
        <w:r w:rsidDel="009B41DC">
          <w:rPr>
            <w:noProof/>
            <w:webHidden/>
          </w:rPr>
          <w:delText>13</w:delText>
        </w:r>
      </w:del>
      <w:r>
        <w:rPr>
          <w:noProof/>
          <w:webHidden/>
        </w:rPr>
        <w:fldChar w:fldCharType="end"/>
      </w:r>
      <w:r>
        <w:fldChar w:fldCharType="end"/>
      </w:r>
    </w:p>
    <w:p w14:paraId="01C23844" w14:textId="131615DF"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"_Toc138945157"</w:instrText>
      </w:r>
      <w:r>
        <w:fldChar w:fldCharType="separate"/>
      </w:r>
      <w:r w:rsidRPr="00885E47">
        <w:rPr>
          <w:rStyle w:val="Hyperlink"/>
          <w:noProof/>
        </w:rPr>
        <w:t>Figure 8: Example of Bad Use of Comments</w:t>
      </w:r>
      <w:r>
        <w:rPr>
          <w:noProof/>
          <w:webHidden/>
        </w:rPr>
        <w:tab/>
      </w:r>
      <w:r>
        <w:rPr>
          <w:noProof/>
          <w:webHidden/>
        </w:rPr>
        <w:fldChar w:fldCharType="begin"/>
      </w:r>
      <w:r>
        <w:rPr>
          <w:noProof/>
          <w:webHidden/>
        </w:rPr>
        <w:instrText xml:space="preserve"> PAGEREF _Toc138945157 \h </w:instrText>
      </w:r>
      <w:r>
        <w:rPr>
          <w:noProof/>
          <w:webHidden/>
        </w:rPr>
      </w:r>
      <w:r>
        <w:rPr>
          <w:noProof/>
          <w:webHidden/>
        </w:rPr>
        <w:fldChar w:fldCharType="separate"/>
      </w:r>
      <w:ins w:id="121" w:author="Richardson, Corey A (GBR)" w:date="2025-06-30T13:07:00Z" w16du:dateUtc="2025-06-30T12:07:00Z">
        <w:r w:rsidR="009B41DC">
          <w:rPr>
            <w:noProof/>
            <w:webHidden/>
          </w:rPr>
          <w:t>20</w:t>
        </w:r>
      </w:ins>
      <w:del w:id="122" w:author="Richardson, Corey A (GBR)" w:date="2025-06-30T13:07:00Z" w16du:dateUtc="2025-06-30T12:07:00Z">
        <w:r w:rsidDel="009B41DC">
          <w:rPr>
            <w:noProof/>
            <w:webHidden/>
          </w:rPr>
          <w:delText>13</w:delText>
        </w:r>
      </w:del>
      <w:r>
        <w:rPr>
          <w:noProof/>
          <w:webHidden/>
        </w:rPr>
        <w:fldChar w:fldCharType="end"/>
      </w:r>
      <w:r>
        <w:fldChar w:fldCharType="end"/>
      </w:r>
    </w:p>
    <w:p w14:paraId="12F52EFF" w14:textId="5151C555"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"_Toc138945158"</w:instrText>
      </w:r>
      <w:r>
        <w:fldChar w:fldCharType="separate"/>
      </w:r>
      <w:r w:rsidRPr="00885E47">
        <w:rPr>
          <w:rStyle w:val="Hyperlink"/>
          <w:noProof/>
        </w:rPr>
        <w:t>Figure 9: Task 1 Pseudocode</w:t>
      </w:r>
      <w:r>
        <w:rPr>
          <w:noProof/>
          <w:webHidden/>
        </w:rPr>
        <w:tab/>
      </w:r>
      <w:r>
        <w:rPr>
          <w:noProof/>
          <w:webHidden/>
        </w:rPr>
        <w:fldChar w:fldCharType="begin"/>
      </w:r>
      <w:r>
        <w:rPr>
          <w:noProof/>
          <w:webHidden/>
        </w:rPr>
        <w:instrText xml:space="preserve"> PAGEREF _Toc138945158 \h </w:instrText>
      </w:r>
      <w:r>
        <w:rPr>
          <w:noProof/>
          <w:webHidden/>
        </w:rPr>
      </w:r>
      <w:r>
        <w:rPr>
          <w:noProof/>
          <w:webHidden/>
        </w:rPr>
        <w:fldChar w:fldCharType="separate"/>
      </w:r>
      <w:ins w:id="123" w:author="Richardson, Corey A (GBR)" w:date="2025-06-30T13:07:00Z" w16du:dateUtc="2025-06-30T12:07:00Z">
        <w:r w:rsidR="009B41DC">
          <w:rPr>
            <w:noProof/>
            <w:webHidden/>
          </w:rPr>
          <w:t>24</w:t>
        </w:r>
      </w:ins>
      <w:del w:id="124" w:author="Richardson, Corey A (GBR)" w:date="2025-06-30T13:07:00Z" w16du:dateUtc="2025-06-30T12:07:00Z">
        <w:r w:rsidDel="009B41DC">
          <w:rPr>
            <w:noProof/>
            <w:webHidden/>
          </w:rPr>
          <w:delText>15</w:delText>
        </w:r>
      </w:del>
      <w:r>
        <w:rPr>
          <w:noProof/>
          <w:webHidden/>
        </w:rPr>
        <w:fldChar w:fldCharType="end"/>
      </w:r>
      <w:r>
        <w:fldChar w:fldCharType="end"/>
      </w:r>
    </w:p>
    <w:p w14:paraId="63189925" w14:textId="490C25FF"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"_Toc138945159"</w:instrText>
      </w:r>
      <w:r>
        <w:fldChar w:fldCharType="separate"/>
      </w:r>
      <w:r w:rsidRPr="00885E47">
        <w:rPr>
          <w:rStyle w:val="Hyperlink"/>
          <w:noProof/>
        </w:rPr>
        <w:t>Figure 10: Caesar Shift Decoder Function Pseudocode</w:t>
      </w:r>
      <w:r>
        <w:rPr>
          <w:noProof/>
          <w:webHidden/>
        </w:rPr>
        <w:tab/>
      </w:r>
      <w:r>
        <w:rPr>
          <w:noProof/>
          <w:webHidden/>
        </w:rPr>
        <w:fldChar w:fldCharType="begin"/>
      </w:r>
      <w:r>
        <w:rPr>
          <w:noProof/>
          <w:webHidden/>
        </w:rPr>
        <w:instrText xml:space="preserve"> PAGEREF _Toc138945159 \h </w:instrText>
      </w:r>
      <w:r>
        <w:rPr>
          <w:noProof/>
          <w:webHidden/>
        </w:rPr>
      </w:r>
      <w:r>
        <w:rPr>
          <w:noProof/>
          <w:webHidden/>
        </w:rPr>
        <w:fldChar w:fldCharType="separate"/>
      </w:r>
      <w:ins w:id="125" w:author="Richardson, Corey A (GBR)" w:date="2025-06-30T13:07:00Z" w16du:dateUtc="2025-06-30T12:07:00Z">
        <w:r w:rsidR="009B41DC">
          <w:rPr>
            <w:noProof/>
            <w:webHidden/>
          </w:rPr>
          <w:t>25</w:t>
        </w:r>
      </w:ins>
      <w:del w:id="126" w:author="Richardson, Corey A (GBR)" w:date="2025-06-30T13:07:00Z" w16du:dateUtc="2025-06-30T12:07:00Z">
        <w:r w:rsidDel="009B41DC">
          <w:rPr>
            <w:noProof/>
            <w:webHidden/>
          </w:rPr>
          <w:delText>16</w:delText>
        </w:r>
      </w:del>
      <w:r>
        <w:rPr>
          <w:noProof/>
          <w:webHidden/>
        </w:rPr>
        <w:fldChar w:fldCharType="end"/>
      </w:r>
      <w:r>
        <w:fldChar w:fldCharType="end"/>
      </w:r>
    </w:p>
    <w:p w14:paraId="41B80D3D" w14:textId="721A727D"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"_Toc138945160"</w:instrText>
      </w:r>
      <w:r>
        <w:fldChar w:fldCharType="separate"/>
      </w:r>
      <w:r w:rsidRPr="00885E47">
        <w:rPr>
          <w:rStyle w:val="Hyperlink"/>
          <w:noProof/>
        </w:rPr>
        <w:t>Figure 11: Functions as Arguments</w:t>
      </w:r>
      <w:r>
        <w:rPr>
          <w:noProof/>
          <w:webHidden/>
        </w:rPr>
        <w:tab/>
      </w:r>
      <w:r>
        <w:rPr>
          <w:noProof/>
          <w:webHidden/>
        </w:rPr>
        <w:fldChar w:fldCharType="begin"/>
      </w:r>
      <w:r>
        <w:rPr>
          <w:noProof/>
          <w:webHidden/>
        </w:rPr>
        <w:instrText xml:space="preserve"> PAGEREF _Toc138945160 \h </w:instrText>
      </w:r>
      <w:r>
        <w:rPr>
          <w:noProof/>
          <w:webHidden/>
        </w:rPr>
      </w:r>
      <w:r>
        <w:rPr>
          <w:noProof/>
          <w:webHidden/>
        </w:rPr>
        <w:fldChar w:fldCharType="separate"/>
      </w:r>
      <w:ins w:id="127" w:author="Richardson, Corey A (GBR)" w:date="2025-06-30T13:07:00Z" w16du:dateUtc="2025-06-30T12:07:00Z">
        <w:r w:rsidR="009B41DC">
          <w:rPr>
            <w:noProof/>
            <w:webHidden/>
          </w:rPr>
          <w:t>25</w:t>
        </w:r>
      </w:ins>
      <w:del w:id="128" w:author="Richardson, Corey A (GBR)" w:date="2025-06-30T13:07:00Z" w16du:dateUtc="2025-06-30T12:07:00Z">
        <w:r w:rsidDel="009B41DC">
          <w:rPr>
            <w:noProof/>
            <w:webHidden/>
          </w:rPr>
          <w:delText>16</w:delText>
        </w:r>
      </w:del>
      <w:r>
        <w:rPr>
          <w:noProof/>
          <w:webHidden/>
        </w:rPr>
        <w:fldChar w:fldCharType="end"/>
      </w:r>
      <w:r>
        <w:fldChar w:fldCharType="end"/>
      </w:r>
    </w:p>
    <w:p w14:paraId="4CE0AD1C" w14:textId="7BA710DB"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"_Toc138945161"</w:instrText>
      </w:r>
      <w:r>
        <w:fldChar w:fldCharType="separate"/>
      </w:r>
      <w:r w:rsidRPr="00885E47">
        <w:rPr>
          <w:rStyle w:val="Hyperlink"/>
          <w:noProof/>
        </w:rPr>
        <w:t>Figure 12: User Input Pseudocode</w:t>
      </w:r>
      <w:r>
        <w:rPr>
          <w:noProof/>
          <w:webHidden/>
        </w:rPr>
        <w:tab/>
      </w:r>
      <w:r>
        <w:rPr>
          <w:noProof/>
          <w:webHidden/>
        </w:rPr>
        <w:fldChar w:fldCharType="begin"/>
      </w:r>
      <w:r>
        <w:rPr>
          <w:noProof/>
          <w:webHidden/>
        </w:rPr>
        <w:instrText xml:space="preserve"> PAGEREF _Toc138945161 \h </w:instrText>
      </w:r>
      <w:r>
        <w:rPr>
          <w:noProof/>
          <w:webHidden/>
        </w:rPr>
      </w:r>
      <w:r>
        <w:rPr>
          <w:noProof/>
          <w:webHidden/>
        </w:rPr>
        <w:fldChar w:fldCharType="separate"/>
      </w:r>
      <w:ins w:id="129" w:author="Richardson, Corey A (GBR)" w:date="2025-06-30T13:07:00Z" w16du:dateUtc="2025-06-30T12:07:00Z">
        <w:r w:rsidR="009B41DC">
          <w:rPr>
            <w:noProof/>
            <w:webHidden/>
          </w:rPr>
          <w:t>26</w:t>
        </w:r>
      </w:ins>
      <w:del w:id="130" w:author="Richardson, Corey A (GBR)" w:date="2025-06-30T13:07:00Z" w16du:dateUtc="2025-06-30T12:07:00Z">
        <w:r w:rsidDel="009B41DC">
          <w:rPr>
            <w:noProof/>
            <w:webHidden/>
          </w:rPr>
          <w:delText>17</w:delText>
        </w:r>
      </w:del>
      <w:r>
        <w:rPr>
          <w:noProof/>
          <w:webHidden/>
        </w:rPr>
        <w:fldChar w:fldCharType="end"/>
      </w:r>
      <w:r>
        <w:fldChar w:fldCharType="end"/>
      </w:r>
    </w:p>
    <w:p w14:paraId="625DDDBE" w14:textId="533E8DAE"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"_Toc138945162"</w:instrText>
      </w:r>
      <w:r>
        <w:fldChar w:fldCharType="separate"/>
      </w:r>
      <w:r w:rsidRPr="00885E47">
        <w:rPr>
          <w:rStyle w:val="Hyperlink"/>
          <w:noProof/>
        </w:rPr>
        <w:t>Figure 13: Task 1 Solution Code</w:t>
      </w:r>
      <w:r>
        <w:rPr>
          <w:noProof/>
          <w:webHidden/>
        </w:rPr>
        <w:tab/>
      </w:r>
      <w:r>
        <w:rPr>
          <w:noProof/>
          <w:webHidden/>
        </w:rPr>
        <w:fldChar w:fldCharType="begin"/>
      </w:r>
      <w:r>
        <w:rPr>
          <w:noProof/>
          <w:webHidden/>
        </w:rPr>
        <w:instrText xml:space="preserve"> PAGEREF _Toc138945162 \h </w:instrText>
      </w:r>
      <w:r>
        <w:rPr>
          <w:noProof/>
          <w:webHidden/>
        </w:rPr>
      </w:r>
      <w:r>
        <w:rPr>
          <w:noProof/>
          <w:webHidden/>
        </w:rPr>
        <w:fldChar w:fldCharType="separate"/>
      </w:r>
      <w:ins w:id="131" w:author="Richardson, Corey A (GBR)" w:date="2025-06-30T13:07:00Z" w16du:dateUtc="2025-06-30T12:07:00Z">
        <w:r w:rsidR="009B41DC">
          <w:rPr>
            <w:noProof/>
            <w:webHidden/>
          </w:rPr>
          <w:t>29</w:t>
        </w:r>
      </w:ins>
      <w:del w:id="132" w:author="Richardson, Corey A (GBR)" w:date="2025-06-30T13:07:00Z" w16du:dateUtc="2025-06-30T12:07:00Z">
        <w:r w:rsidDel="009B41DC">
          <w:rPr>
            <w:noProof/>
            <w:webHidden/>
          </w:rPr>
          <w:delText>18</w:delText>
        </w:r>
      </w:del>
      <w:r>
        <w:rPr>
          <w:noProof/>
          <w:webHidden/>
        </w:rPr>
        <w:fldChar w:fldCharType="end"/>
      </w:r>
      <w:r>
        <w:fldChar w:fldCharType="end"/>
      </w:r>
    </w:p>
    <w:p w14:paraId="4610A24E" w14:textId="21CE2A40"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"_Toc138945163"</w:instrText>
      </w:r>
      <w:r>
        <w:fldChar w:fldCharType="separate"/>
      </w:r>
      <w:r w:rsidRPr="00885E47">
        <w:rPr>
          <w:rStyle w:val="Hyperlink"/>
          <w:noProof/>
        </w:rPr>
        <w:t>Figure 14: Task 2 (Extension) Solution Code</w:t>
      </w:r>
      <w:r>
        <w:rPr>
          <w:noProof/>
          <w:webHidden/>
        </w:rPr>
        <w:tab/>
      </w:r>
      <w:r>
        <w:rPr>
          <w:noProof/>
          <w:webHidden/>
        </w:rPr>
        <w:fldChar w:fldCharType="begin"/>
      </w:r>
      <w:r>
        <w:rPr>
          <w:noProof/>
          <w:webHidden/>
        </w:rPr>
        <w:instrText xml:space="preserve"> PAGEREF _Toc138945163 \h </w:instrText>
      </w:r>
      <w:r>
        <w:rPr>
          <w:noProof/>
          <w:webHidden/>
        </w:rPr>
      </w:r>
      <w:r>
        <w:rPr>
          <w:noProof/>
          <w:webHidden/>
        </w:rPr>
        <w:fldChar w:fldCharType="separate"/>
      </w:r>
      <w:ins w:id="133" w:author="Richardson, Corey A (GBR)" w:date="2025-06-30T13:07:00Z" w16du:dateUtc="2025-06-30T12:07:00Z">
        <w:r w:rsidR="009B41DC">
          <w:rPr>
            <w:noProof/>
            <w:webHidden/>
          </w:rPr>
          <w:t>30</w:t>
        </w:r>
      </w:ins>
      <w:del w:id="134" w:author="Richardson, Corey A (GBR)" w:date="2025-06-30T13:07:00Z" w16du:dateUtc="2025-06-30T12:07:00Z">
        <w:r w:rsidDel="009B41DC">
          <w:rPr>
            <w:noProof/>
            <w:webHidden/>
          </w:rPr>
          <w:delText>19</w:delText>
        </w:r>
      </w:del>
      <w:r>
        <w:rPr>
          <w:noProof/>
          <w:webHidden/>
        </w:rPr>
        <w:fldChar w:fldCharType="end"/>
      </w:r>
      <w:r>
        <w:fldChar w:fldCharType="end"/>
      </w:r>
    </w:p>
    <w:p w14:paraId="072F73D7" w14:textId="7D378B26"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"_Toc138945164"</w:instrText>
      </w:r>
      <w:r>
        <w:fldChar w:fldCharType="separate"/>
      </w:r>
      <w:r w:rsidRPr="00885E47">
        <w:rPr>
          <w:rStyle w:val="Hyperlink"/>
          <w:noProof/>
        </w:rPr>
        <w:t>Figure 15: Transmitter Code</w:t>
      </w:r>
      <w:r>
        <w:rPr>
          <w:noProof/>
          <w:webHidden/>
        </w:rPr>
        <w:tab/>
      </w:r>
      <w:r>
        <w:rPr>
          <w:noProof/>
          <w:webHidden/>
        </w:rPr>
        <w:fldChar w:fldCharType="begin"/>
      </w:r>
      <w:r>
        <w:rPr>
          <w:noProof/>
          <w:webHidden/>
        </w:rPr>
        <w:instrText xml:space="preserve"> PAGEREF _Toc138945164 \h </w:instrText>
      </w:r>
      <w:r>
        <w:rPr>
          <w:noProof/>
          <w:webHidden/>
        </w:rPr>
      </w:r>
      <w:r>
        <w:rPr>
          <w:noProof/>
          <w:webHidden/>
        </w:rPr>
        <w:fldChar w:fldCharType="separate"/>
      </w:r>
      <w:ins w:id="135" w:author="Richardson, Corey A (GBR)" w:date="2025-06-30T13:07:00Z" w16du:dateUtc="2025-06-30T12:07:00Z">
        <w:r w:rsidR="009B41DC">
          <w:rPr>
            <w:noProof/>
            <w:webHidden/>
          </w:rPr>
          <w:t>36</w:t>
        </w:r>
      </w:ins>
      <w:del w:id="136" w:author="Richardson, Corey A (GBR)" w:date="2025-06-30T13:07:00Z" w16du:dateUtc="2025-06-30T12:07:00Z">
        <w:r w:rsidDel="009B41DC">
          <w:rPr>
            <w:noProof/>
            <w:webHidden/>
          </w:rPr>
          <w:delText>20</w:delText>
        </w:r>
      </w:del>
      <w:r>
        <w:rPr>
          <w:noProof/>
          <w:webHidden/>
        </w:rPr>
        <w:fldChar w:fldCharType="end"/>
      </w:r>
      <w:r>
        <w:fldChar w:fldCharType="end"/>
      </w:r>
    </w:p>
    <w:p w14:paraId="427BA8FE" w14:textId="56E22FF5"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"_Toc138945165"</w:instrText>
      </w:r>
      <w:r>
        <w:fldChar w:fldCharType="separate"/>
      </w:r>
      <w:r w:rsidRPr="00885E47">
        <w:rPr>
          <w:rStyle w:val="Hyperlink"/>
          <w:noProof/>
        </w:rPr>
        <w:t>Figure 16: Declaring an Integer Variable - Python</w:t>
      </w:r>
      <w:r>
        <w:rPr>
          <w:noProof/>
          <w:webHidden/>
        </w:rPr>
        <w:tab/>
      </w:r>
      <w:r>
        <w:rPr>
          <w:noProof/>
          <w:webHidden/>
        </w:rPr>
        <w:fldChar w:fldCharType="begin"/>
      </w:r>
      <w:r>
        <w:rPr>
          <w:noProof/>
          <w:webHidden/>
        </w:rPr>
        <w:instrText xml:space="preserve"> PAGEREF _Toc138945165 \h </w:instrText>
      </w:r>
      <w:r>
        <w:rPr>
          <w:noProof/>
          <w:webHidden/>
        </w:rPr>
      </w:r>
      <w:r>
        <w:rPr>
          <w:noProof/>
          <w:webHidden/>
        </w:rPr>
        <w:fldChar w:fldCharType="separate"/>
      </w:r>
      <w:ins w:id="137" w:author="Richardson, Corey A (GBR)" w:date="2025-06-30T13:07:00Z" w16du:dateUtc="2025-06-30T12:07:00Z">
        <w:r w:rsidR="009B41DC">
          <w:rPr>
            <w:noProof/>
            <w:webHidden/>
          </w:rPr>
          <w:t>48</w:t>
        </w:r>
      </w:ins>
      <w:del w:id="138" w:author="Richardson, Corey A (GBR)" w:date="2025-06-30T13:07:00Z" w16du:dateUtc="2025-06-30T12:07:00Z">
        <w:r w:rsidDel="009B41DC">
          <w:rPr>
            <w:noProof/>
            <w:webHidden/>
          </w:rPr>
          <w:delText>21</w:delText>
        </w:r>
      </w:del>
      <w:r>
        <w:rPr>
          <w:noProof/>
          <w:webHidden/>
        </w:rPr>
        <w:fldChar w:fldCharType="end"/>
      </w:r>
      <w:r>
        <w:fldChar w:fldCharType="end"/>
      </w:r>
    </w:p>
    <w:p w14:paraId="1D0EE05B" w14:textId="3E56AD49"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"_Toc138945166"</w:instrText>
      </w:r>
      <w:r>
        <w:fldChar w:fldCharType="separate"/>
      </w:r>
      <w:r w:rsidRPr="00885E47">
        <w:rPr>
          <w:rStyle w:val="Hyperlink"/>
          <w:noProof/>
        </w:rPr>
        <w:t>Figure 17: Caesar Shift Decode() Function - Python</w:t>
      </w:r>
      <w:r>
        <w:rPr>
          <w:noProof/>
          <w:webHidden/>
        </w:rPr>
        <w:tab/>
      </w:r>
      <w:r>
        <w:rPr>
          <w:noProof/>
          <w:webHidden/>
        </w:rPr>
        <w:fldChar w:fldCharType="begin"/>
      </w:r>
      <w:r>
        <w:rPr>
          <w:noProof/>
          <w:webHidden/>
        </w:rPr>
        <w:instrText xml:space="preserve"> PAGEREF _Toc138945166 \h </w:instrText>
      </w:r>
      <w:r>
        <w:rPr>
          <w:noProof/>
          <w:webHidden/>
        </w:rPr>
      </w:r>
      <w:r>
        <w:rPr>
          <w:noProof/>
          <w:webHidden/>
        </w:rPr>
        <w:fldChar w:fldCharType="separate"/>
      </w:r>
      <w:ins w:id="139" w:author="Richardson, Corey A (GBR)" w:date="2025-06-30T13:07:00Z" w16du:dateUtc="2025-06-30T12:07:00Z">
        <w:r w:rsidR="009B41DC">
          <w:rPr>
            <w:noProof/>
            <w:webHidden/>
          </w:rPr>
          <w:t>58</w:t>
        </w:r>
      </w:ins>
      <w:del w:id="140" w:author="Richardson, Corey A (GBR)" w:date="2025-06-30T13:07:00Z" w16du:dateUtc="2025-06-30T12:07:00Z">
        <w:r w:rsidDel="009B41DC">
          <w:rPr>
            <w:noProof/>
            <w:webHidden/>
          </w:rPr>
          <w:delText>22</w:delText>
        </w:r>
      </w:del>
      <w:r>
        <w:rPr>
          <w:noProof/>
          <w:webHidden/>
        </w:rPr>
        <w:fldChar w:fldCharType="end"/>
      </w:r>
      <w:r>
        <w:fldChar w:fldCharType="end"/>
      </w:r>
    </w:p>
    <w:p w14:paraId="5EC1D2DB" w14:textId="1E4296D9"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"_Toc138945167"</w:instrText>
      </w:r>
      <w:r>
        <w:fldChar w:fldCharType="separate"/>
      </w:r>
      <w:r w:rsidRPr="00885E47">
        <w:rPr>
          <w:rStyle w:val="Hyperlink"/>
          <w:noProof/>
        </w:rPr>
        <w:t>Figure 18: Declaring an Integer Variable - C#</w:t>
      </w:r>
      <w:r>
        <w:rPr>
          <w:noProof/>
          <w:webHidden/>
        </w:rPr>
        <w:tab/>
      </w:r>
      <w:r>
        <w:rPr>
          <w:noProof/>
          <w:webHidden/>
        </w:rPr>
        <w:fldChar w:fldCharType="begin"/>
      </w:r>
      <w:r>
        <w:rPr>
          <w:noProof/>
          <w:webHidden/>
        </w:rPr>
        <w:instrText xml:space="preserve"> PAGEREF _Toc138945167 \h </w:instrText>
      </w:r>
      <w:r>
        <w:rPr>
          <w:noProof/>
          <w:webHidden/>
        </w:rPr>
      </w:r>
      <w:r>
        <w:rPr>
          <w:noProof/>
          <w:webHidden/>
        </w:rPr>
        <w:fldChar w:fldCharType="separate"/>
      </w:r>
      <w:ins w:id="141" w:author="Richardson, Corey A (GBR)" w:date="2025-06-30T13:07:00Z" w16du:dateUtc="2025-06-30T12:07:00Z">
        <w:r w:rsidR="009B41DC">
          <w:rPr>
            <w:noProof/>
            <w:webHidden/>
          </w:rPr>
          <w:t>64</w:t>
        </w:r>
      </w:ins>
      <w:del w:id="142" w:author="Richardson, Corey A (GBR)" w:date="2025-06-30T13:07:00Z" w16du:dateUtc="2025-06-30T12:07:00Z">
        <w:r w:rsidDel="009B41DC">
          <w:rPr>
            <w:noProof/>
            <w:webHidden/>
          </w:rPr>
          <w:delText>23</w:delText>
        </w:r>
      </w:del>
      <w:r>
        <w:rPr>
          <w:noProof/>
          <w:webHidden/>
        </w:rPr>
        <w:fldChar w:fldCharType="end"/>
      </w:r>
      <w:r>
        <w:fldChar w:fldCharType="end"/>
      </w:r>
    </w:p>
    <w:p w14:paraId="4CC3068E" w14:textId="7BA1C7B0" w:rsidR="005C5263" w:rsidRDefault="005C5263">
      <w:pPr>
        <w:pStyle w:val="TableofFigures"/>
        <w:rPr>
          <w:rFonts w:asciiTheme="minorHAnsi" w:eastAsiaTheme="minorEastAsia" w:hAnsiTheme="minorHAnsi" w:cstheme="minorBidi"/>
          <w:noProof/>
          <w:sz w:val="22"/>
          <w:szCs w:val="22"/>
          <w:lang w:eastAsia="en-GB"/>
        </w:rPr>
      </w:pPr>
      <w:r>
        <w:fldChar w:fldCharType="begin"/>
      </w:r>
      <w:r>
        <w:instrText>HYPERLINK \l "_Toc138945168"</w:instrText>
      </w:r>
      <w:r>
        <w:fldChar w:fldCharType="separate"/>
      </w:r>
      <w:r w:rsidRPr="00885E47">
        <w:rPr>
          <w:rStyle w:val="Hyperlink"/>
          <w:noProof/>
        </w:rPr>
        <w:t>Figure 19: Caesar Shift Decode() Function - C#</w:t>
      </w:r>
      <w:r>
        <w:rPr>
          <w:noProof/>
          <w:webHidden/>
        </w:rPr>
        <w:tab/>
      </w:r>
      <w:r>
        <w:rPr>
          <w:noProof/>
          <w:webHidden/>
        </w:rPr>
        <w:fldChar w:fldCharType="begin"/>
      </w:r>
      <w:r>
        <w:rPr>
          <w:noProof/>
          <w:webHidden/>
        </w:rPr>
        <w:instrText xml:space="preserve"> PAGEREF _Toc138945168 \h </w:instrText>
      </w:r>
      <w:r>
        <w:rPr>
          <w:noProof/>
          <w:webHidden/>
        </w:rPr>
      </w:r>
      <w:r>
        <w:rPr>
          <w:noProof/>
          <w:webHidden/>
        </w:rPr>
        <w:fldChar w:fldCharType="separate"/>
      </w:r>
      <w:ins w:id="143" w:author="Richardson, Corey A (GBR)" w:date="2025-06-30T13:07:00Z" w16du:dateUtc="2025-06-30T12:07:00Z">
        <w:r w:rsidR="009B41DC">
          <w:rPr>
            <w:noProof/>
            <w:webHidden/>
          </w:rPr>
          <w:t>75</w:t>
        </w:r>
      </w:ins>
      <w:del w:id="144" w:author="Richardson, Corey A (GBR)" w:date="2025-06-30T13:07:00Z" w16du:dateUtc="2025-06-30T12:07:00Z">
        <w:r w:rsidDel="009B41DC">
          <w:rPr>
            <w:noProof/>
            <w:webHidden/>
          </w:rPr>
          <w:delText>24</w:delText>
        </w:r>
      </w:del>
      <w:r>
        <w:rPr>
          <w:noProof/>
          <w:webHidden/>
        </w:rPr>
        <w:fldChar w:fldCharType="end"/>
      </w:r>
      <w:r>
        <w:fldChar w:fldCharType="end"/>
      </w:r>
    </w:p>
    <w:p w14:paraId="63F336A2" w14:textId="43EC9FFE" w:rsidR="00351C97" w:rsidRDefault="00B01621" w:rsidP="00B01621">
      <w:pPr>
        <w:pStyle w:val="ContentsHeader"/>
        <w:rPr>
          <w:ins w:id="145" w:author="Wells, Kellie S                           Export License Required - US Collins" w:date="2023-06-29T17:27:00Z"/>
          <w:rFonts w:cs="Arial"/>
        </w:rPr>
      </w:pPr>
      <w:r>
        <w:rPr>
          <w:rFonts w:cs="Arial"/>
        </w:rPr>
        <w:fldChar w:fldCharType="end"/>
      </w:r>
    </w:p>
    <w:p w14:paraId="67C29E46" w14:textId="77777777" w:rsidR="00351C97" w:rsidRDefault="00351C97">
      <w:pPr>
        <w:rPr>
          <w:ins w:id="146" w:author="Wells, Kellie S                           Export License Required - US Collins" w:date="2023-06-29T17:27:00Z"/>
          <w:rFonts w:cs="Arial"/>
          <w:b/>
          <w:caps/>
        </w:rPr>
      </w:pPr>
      <w:ins w:id="147" w:author="Wells, Kellie S                           Export License Required - US Collins" w:date="2023-06-29T17:27:00Z">
        <w:r>
          <w:rPr>
            <w:rFonts w:cs="Arial"/>
          </w:rPr>
          <w:br w:type="page"/>
        </w:r>
      </w:ins>
    </w:p>
    <w:p w14:paraId="5FEA8B3D" w14:textId="464482E2" w:rsidR="00B01621" w:rsidRPr="00D37F8F" w:rsidDel="00351C97" w:rsidRDefault="00B01621" w:rsidP="00B01621">
      <w:pPr>
        <w:pStyle w:val="ContentsHeader"/>
        <w:rPr>
          <w:del w:id="148" w:author="Wells, Kellie S                           Export License Required - US Collins" w:date="2023-06-29T17:28:00Z"/>
          <w:rFonts w:cs="Arial"/>
        </w:rPr>
      </w:pPr>
    </w:p>
    <w:p w14:paraId="0483E236" w14:textId="320D6BB9" w:rsidR="00B01621" w:rsidRPr="00D37F8F" w:rsidRDefault="00B01621" w:rsidP="00BB49E8">
      <w:pPr>
        <w:pStyle w:val="Glossary"/>
        <w:jc w:val="left"/>
      </w:pPr>
      <w:bookmarkStart w:id="149" w:name="_Toc138945116"/>
      <w:r w:rsidRPr="00D37F8F">
        <w:t>Glossary</w:t>
      </w:r>
      <w:bookmarkEnd w:id="149"/>
    </w:p>
    <w:tbl>
      <w:tblPr>
        <w:tblW w:w="0" w:type="auto"/>
        <w:jc w:val="center"/>
        <w:tblLayout w:type="fixed"/>
        <w:tblLook w:val="0000" w:firstRow="0" w:lastRow="0" w:firstColumn="0" w:lastColumn="0" w:noHBand="0" w:noVBand="0"/>
      </w:tblPr>
      <w:tblGrid>
        <w:gridCol w:w="1260"/>
        <w:gridCol w:w="3780"/>
      </w:tblGrid>
      <w:tr w:rsidR="00B01621" w:rsidRPr="00D37F8F" w14:paraId="6CE9BD2B" w14:textId="77777777" w:rsidTr="00733C69">
        <w:trPr>
          <w:jc w:val="center"/>
        </w:trPr>
        <w:tc>
          <w:tcPr>
            <w:tcW w:w="1260" w:type="dxa"/>
          </w:tcPr>
          <w:p w14:paraId="5289E0AC" w14:textId="77777777" w:rsidR="00B01621" w:rsidRPr="00D37F8F" w:rsidRDefault="00B01621" w:rsidP="007736CA">
            <w:pPr>
              <w:pStyle w:val="AcronymText"/>
              <w:rPr>
                <w:rFonts w:cs="Arial"/>
              </w:rPr>
            </w:pPr>
          </w:p>
        </w:tc>
        <w:tc>
          <w:tcPr>
            <w:tcW w:w="3780" w:type="dxa"/>
          </w:tcPr>
          <w:p w14:paraId="0E7D0306" w14:textId="77777777" w:rsidR="00B01621" w:rsidRPr="00D37F8F" w:rsidRDefault="00B01621" w:rsidP="007736CA">
            <w:pPr>
              <w:pStyle w:val="AcronymText"/>
              <w:rPr>
                <w:rFonts w:cs="Arial"/>
              </w:rPr>
            </w:pPr>
          </w:p>
        </w:tc>
      </w:tr>
      <w:tr w:rsidR="00EC35CC" w:rsidRPr="00D37F8F" w14:paraId="2A04209E" w14:textId="77777777" w:rsidTr="00733C69">
        <w:trPr>
          <w:jc w:val="center"/>
        </w:trPr>
        <w:tc>
          <w:tcPr>
            <w:tcW w:w="1260" w:type="dxa"/>
          </w:tcPr>
          <w:p w14:paraId="34E3A894" w14:textId="77777777" w:rsidR="005721A2" w:rsidRDefault="00A81797" w:rsidP="007736CA">
            <w:pPr>
              <w:pStyle w:val="AcronymText"/>
            </w:pPr>
            <w:r>
              <w:t>BBC</w:t>
            </w:r>
          </w:p>
          <w:p w14:paraId="02555C30" w14:textId="77777777" w:rsidR="00AA7D52" w:rsidRDefault="005721A2" w:rsidP="007736CA">
            <w:pPr>
              <w:pStyle w:val="AcronymText"/>
            </w:pPr>
            <w:r>
              <w:t>LED</w:t>
            </w:r>
          </w:p>
          <w:p w14:paraId="5E0AF91B" w14:textId="330C9F05" w:rsidR="00EC35CC" w:rsidRDefault="00AA7D52" w:rsidP="007736CA">
            <w:pPr>
              <w:pStyle w:val="AcronymText"/>
            </w:pPr>
            <w:r>
              <w:t>NASA</w:t>
            </w:r>
            <w:r w:rsidR="006862FB">
              <w:t xml:space="preserve"> JPL</w:t>
            </w:r>
            <w:r w:rsidR="00EC35CC">
              <w:t xml:space="preserve"> </w:t>
            </w:r>
          </w:p>
        </w:tc>
        <w:tc>
          <w:tcPr>
            <w:tcW w:w="3780" w:type="dxa"/>
          </w:tcPr>
          <w:p w14:paraId="009460D2" w14:textId="77777777" w:rsidR="00EC35CC" w:rsidRDefault="00A81797" w:rsidP="007736CA">
            <w:pPr>
              <w:pStyle w:val="AcronymText"/>
            </w:pPr>
            <w:r>
              <w:t>British Broadcasting Corporation</w:t>
            </w:r>
          </w:p>
          <w:p w14:paraId="14304C11" w14:textId="77777777" w:rsidR="005721A2" w:rsidRDefault="005721A2" w:rsidP="007736CA">
            <w:pPr>
              <w:pStyle w:val="AcronymText"/>
            </w:pPr>
            <w:r>
              <w:t>Light Emitting Diode</w:t>
            </w:r>
          </w:p>
          <w:p w14:paraId="66035C98" w14:textId="00545CCE" w:rsidR="00AA7D52" w:rsidRDefault="006862FB" w:rsidP="007736CA">
            <w:pPr>
              <w:pStyle w:val="AcronymText"/>
            </w:pPr>
            <w:r w:rsidRPr="006862FB">
              <w:t>National Aeronautics and Space Administration</w:t>
            </w:r>
            <w:r>
              <w:t xml:space="preserve"> Jet Propulsion Laboratory</w:t>
            </w:r>
          </w:p>
        </w:tc>
      </w:tr>
      <w:tr w:rsidR="00EC35CC" w:rsidRPr="00D37F8F" w14:paraId="269FF9F8" w14:textId="77777777" w:rsidTr="00733C69">
        <w:trPr>
          <w:jc w:val="center"/>
        </w:trPr>
        <w:tc>
          <w:tcPr>
            <w:tcW w:w="1260" w:type="dxa"/>
          </w:tcPr>
          <w:p w14:paraId="7B64085D" w14:textId="77777777" w:rsidR="00EC35CC" w:rsidRPr="00D37F8F" w:rsidRDefault="00EC35CC" w:rsidP="007736CA">
            <w:pPr>
              <w:pStyle w:val="AcronymText"/>
              <w:rPr>
                <w:rFonts w:cs="Arial"/>
              </w:rPr>
            </w:pPr>
          </w:p>
        </w:tc>
        <w:tc>
          <w:tcPr>
            <w:tcW w:w="3780" w:type="dxa"/>
          </w:tcPr>
          <w:p w14:paraId="47A1D61D" w14:textId="77777777" w:rsidR="00EC35CC" w:rsidRPr="00D37F8F" w:rsidRDefault="00EC35CC" w:rsidP="007736CA">
            <w:pPr>
              <w:pStyle w:val="AcronymText"/>
              <w:rPr>
                <w:rFonts w:cs="Arial"/>
              </w:rPr>
            </w:pPr>
          </w:p>
        </w:tc>
      </w:tr>
      <w:tr w:rsidR="00EC35CC" w:rsidRPr="00D37F8F" w14:paraId="5060076E" w14:textId="77777777" w:rsidTr="00733C69">
        <w:trPr>
          <w:jc w:val="center"/>
        </w:trPr>
        <w:tc>
          <w:tcPr>
            <w:tcW w:w="1260" w:type="dxa"/>
          </w:tcPr>
          <w:p w14:paraId="624553FE" w14:textId="77777777" w:rsidR="00EC35CC" w:rsidRPr="00D37F8F" w:rsidRDefault="00EC35CC" w:rsidP="007736CA">
            <w:pPr>
              <w:pStyle w:val="AcronymText"/>
              <w:rPr>
                <w:rFonts w:cs="Arial"/>
              </w:rPr>
            </w:pPr>
          </w:p>
        </w:tc>
        <w:tc>
          <w:tcPr>
            <w:tcW w:w="3780" w:type="dxa"/>
          </w:tcPr>
          <w:p w14:paraId="18B41A42" w14:textId="77777777" w:rsidR="00EC35CC" w:rsidRPr="00D37F8F" w:rsidRDefault="00EC35CC" w:rsidP="007736CA">
            <w:pPr>
              <w:pStyle w:val="AcronymText"/>
              <w:rPr>
                <w:rFonts w:cs="Arial"/>
              </w:rPr>
            </w:pPr>
          </w:p>
        </w:tc>
      </w:tr>
      <w:tr w:rsidR="00EC35CC" w:rsidRPr="00D37F8F" w14:paraId="50FF9564" w14:textId="77777777" w:rsidTr="00733C69">
        <w:trPr>
          <w:jc w:val="center"/>
        </w:trPr>
        <w:tc>
          <w:tcPr>
            <w:tcW w:w="1260" w:type="dxa"/>
          </w:tcPr>
          <w:p w14:paraId="0F09DC4F" w14:textId="77777777" w:rsidR="00EC35CC" w:rsidRPr="00D37F8F" w:rsidRDefault="00EC35CC" w:rsidP="007736CA">
            <w:pPr>
              <w:pStyle w:val="AcronymText"/>
              <w:rPr>
                <w:rFonts w:cs="Arial"/>
              </w:rPr>
            </w:pPr>
          </w:p>
        </w:tc>
        <w:tc>
          <w:tcPr>
            <w:tcW w:w="3780" w:type="dxa"/>
          </w:tcPr>
          <w:p w14:paraId="085571E8" w14:textId="77777777" w:rsidR="00EC35CC" w:rsidRPr="00D37F8F" w:rsidRDefault="00EC35CC" w:rsidP="007736CA">
            <w:pPr>
              <w:pStyle w:val="AcronymText"/>
              <w:rPr>
                <w:rFonts w:cs="Arial"/>
              </w:rPr>
            </w:pPr>
          </w:p>
        </w:tc>
      </w:tr>
      <w:tr w:rsidR="00EC35CC" w:rsidRPr="00D37F8F" w14:paraId="6AF5F07A" w14:textId="77777777" w:rsidTr="00733C69">
        <w:trPr>
          <w:jc w:val="center"/>
        </w:trPr>
        <w:tc>
          <w:tcPr>
            <w:tcW w:w="1260" w:type="dxa"/>
          </w:tcPr>
          <w:p w14:paraId="7812FB6F" w14:textId="77777777" w:rsidR="00EC35CC" w:rsidRPr="00D37F8F" w:rsidRDefault="00EC35CC" w:rsidP="007736CA">
            <w:pPr>
              <w:pStyle w:val="AcronymText"/>
              <w:rPr>
                <w:rFonts w:cs="Arial"/>
              </w:rPr>
            </w:pPr>
          </w:p>
        </w:tc>
        <w:tc>
          <w:tcPr>
            <w:tcW w:w="3780" w:type="dxa"/>
          </w:tcPr>
          <w:p w14:paraId="0B44D6ED" w14:textId="77777777" w:rsidR="00EC35CC" w:rsidRPr="00D37F8F" w:rsidRDefault="00EC35CC" w:rsidP="007736CA">
            <w:pPr>
              <w:pStyle w:val="AcronymText"/>
              <w:rPr>
                <w:rFonts w:cs="Arial"/>
              </w:rPr>
            </w:pPr>
          </w:p>
        </w:tc>
      </w:tr>
      <w:tr w:rsidR="00EC35CC" w:rsidRPr="00D37F8F" w14:paraId="00BF5181" w14:textId="77777777" w:rsidTr="00733C69">
        <w:trPr>
          <w:jc w:val="center"/>
        </w:trPr>
        <w:tc>
          <w:tcPr>
            <w:tcW w:w="1260" w:type="dxa"/>
          </w:tcPr>
          <w:p w14:paraId="781762DE" w14:textId="77777777" w:rsidR="00EC35CC" w:rsidRPr="00D37F8F" w:rsidRDefault="00EC35CC" w:rsidP="007736CA">
            <w:pPr>
              <w:pStyle w:val="AcronymText"/>
              <w:rPr>
                <w:rFonts w:cs="Arial"/>
              </w:rPr>
            </w:pPr>
          </w:p>
        </w:tc>
        <w:tc>
          <w:tcPr>
            <w:tcW w:w="3780" w:type="dxa"/>
          </w:tcPr>
          <w:p w14:paraId="3438C3E1" w14:textId="77777777" w:rsidR="00EC35CC" w:rsidRPr="00D37F8F" w:rsidRDefault="00EC35CC" w:rsidP="007736CA">
            <w:pPr>
              <w:pStyle w:val="AcronymText"/>
              <w:rPr>
                <w:rFonts w:cs="Arial"/>
              </w:rPr>
            </w:pPr>
          </w:p>
        </w:tc>
      </w:tr>
      <w:tr w:rsidR="00EC35CC" w:rsidRPr="00D37F8F" w14:paraId="0DC97382" w14:textId="77777777" w:rsidTr="00733C69">
        <w:trPr>
          <w:jc w:val="center"/>
        </w:trPr>
        <w:tc>
          <w:tcPr>
            <w:tcW w:w="1260" w:type="dxa"/>
          </w:tcPr>
          <w:p w14:paraId="46A66F45" w14:textId="77777777" w:rsidR="00EC35CC" w:rsidRPr="00D37F8F" w:rsidRDefault="00EC35CC" w:rsidP="007736CA">
            <w:pPr>
              <w:pStyle w:val="AcronymText"/>
              <w:rPr>
                <w:rFonts w:cs="Arial"/>
              </w:rPr>
            </w:pPr>
          </w:p>
        </w:tc>
        <w:tc>
          <w:tcPr>
            <w:tcW w:w="3780" w:type="dxa"/>
          </w:tcPr>
          <w:p w14:paraId="7A0786C0" w14:textId="77777777" w:rsidR="00EC35CC" w:rsidRPr="00D37F8F" w:rsidRDefault="00EC35CC" w:rsidP="007736CA">
            <w:pPr>
              <w:pStyle w:val="AcronymText"/>
              <w:rPr>
                <w:rFonts w:cs="Arial"/>
              </w:rPr>
            </w:pPr>
          </w:p>
        </w:tc>
      </w:tr>
      <w:tr w:rsidR="00EC35CC" w:rsidRPr="00D37F8F" w14:paraId="5A4BA80A" w14:textId="77777777" w:rsidTr="00733C69">
        <w:trPr>
          <w:jc w:val="center"/>
        </w:trPr>
        <w:tc>
          <w:tcPr>
            <w:tcW w:w="1260" w:type="dxa"/>
          </w:tcPr>
          <w:p w14:paraId="0460EA2B" w14:textId="77777777" w:rsidR="00EC35CC" w:rsidRPr="00D37F8F" w:rsidRDefault="00EC35CC" w:rsidP="007736CA">
            <w:pPr>
              <w:pStyle w:val="AcronymText"/>
              <w:rPr>
                <w:rFonts w:cs="Arial"/>
              </w:rPr>
            </w:pPr>
          </w:p>
        </w:tc>
        <w:tc>
          <w:tcPr>
            <w:tcW w:w="3780" w:type="dxa"/>
          </w:tcPr>
          <w:p w14:paraId="15041FFB" w14:textId="77777777" w:rsidR="00EC35CC" w:rsidRPr="00D37F8F" w:rsidRDefault="00EC35CC" w:rsidP="007736CA">
            <w:pPr>
              <w:pStyle w:val="AcronymText"/>
              <w:rPr>
                <w:rFonts w:cs="Arial"/>
              </w:rPr>
            </w:pPr>
          </w:p>
        </w:tc>
      </w:tr>
      <w:tr w:rsidR="00EC35CC" w:rsidRPr="00D37F8F" w14:paraId="46635D0E" w14:textId="77777777" w:rsidTr="00733C69">
        <w:trPr>
          <w:jc w:val="center"/>
        </w:trPr>
        <w:tc>
          <w:tcPr>
            <w:tcW w:w="1260" w:type="dxa"/>
          </w:tcPr>
          <w:p w14:paraId="237A68E4" w14:textId="77777777" w:rsidR="00EC35CC" w:rsidRPr="00D37F8F" w:rsidRDefault="00EC35CC" w:rsidP="007736CA">
            <w:pPr>
              <w:pStyle w:val="AcronymText"/>
              <w:rPr>
                <w:rFonts w:cs="Arial"/>
              </w:rPr>
            </w:pPr>
          </w:p>
        </w:tc>
        <w:tc>
          <w:tcPr>
            <w:tcW w:w="3780" w:type="dxa"/>
          </w:tcPr>
          <w:p w14:paraId="2A16C3D4" w14:textId="77777777" w:rsidR="00EC35CC" w:rsidRPr="00D37F8F" w:rsidRDefault="00EC35CC" w:rsidP="007736CA">
            <w:pPr>
              <w:pStyle w:val="AcronymText"/>
              <w:rPr>
                <w:rFonts w:cs="Arial"/>
              </w:rPr>
            </w:pPr>
          </w:p>
        </w:tc>
      </w:tr>
      <w:tr w:rsidR="00EC35CC" w:rsidRPr="00D37F8F" w14:paraId="0E06EDEA" w14:textId="77777777" w:rsidTr="00733C69">
        <w:trPr>
          <w:jc w:val="center"/>
        </w:trPr>
        <w:tc>
          <w:tcPr>
            <w:tcW w:w="1260" w:type="dxa"/>
          </w:tcPr>
          <w:p w14:paraId="6CF5AF09" w14:textId="77777777" w:rsidR="00EC35CC" w:rsidRPr="00D37F8F" w:rsidRDefault="00EC35CC" w:rsidP="007736CA">
            <w:pPr>
              <w:pStyle w:val="AcronymText"/>
              <w:rPr>
                <w:rFonts w:cs="Arial"/>
              </w:rPr>
            </w:pPr>
          </w:p>
        </w:tc>
        <w:tc>
          <w:tcPr>
            <w:tcW w:w="3780" w:type="dxa"/>
          </w:tcPr>
          <w:p w14:paraId="2848DB04" w14:textId="77777777" w:rsidR="00EC35CC" w:rsidRPr="00D37F8F" w:rsidRDefault="00EC35CC" w:rsidP="007736CA">
            <w:pPr>
              <w:pStyle w:val="AcronymText"/>
              <w:rPr>
                <w:rFonts w:cs="Arial"/>
              </w:rPr>
            </w:pPr>
          </w:p>
        </w:tc>
      </w:tr>
      <w:tr w:rsidR="00EC35CC" w:rsidRPr="00D37F8F" w14:paraId="7CD6A7E9" w14:textId="77777777" w:rsidTr="00733C69">
        <w:trPr>
          <w:jc w:val="center"/>
        </w:trPr>
        <w:tc>
          <w:tcPr>
            <w:tcW w:w="1260" w:type="dxa"/>
          </w:tcPr>
          <w:p w14:paraId="3AE1EC18" w14:textId="77777777" w:rsidR="00EC35CC" w:rsidRPr="00D37F8F" w:rsidRDefault="00EC35CC" w:rsidP="007736CA">
            <w:pPr>
              <w:pStyle w:val="AcronymText"/>
              <w:rPr>
                <w:rFonts w:cs="Arial"/>
              </w:rPr>
            </w:pPr>
          </w:p>
        </w:tc>
        <w:tc>
          <w:tcPr>
            <w:tcW w:w="3780" w:type="dxa"/>
          </w:tcPr>
          <w:p w14:paraId="082B3681" w14:textId="77777777" w:rsidR="00EC35CC" w:rsidRPr="00D37F8F" w:rsidRDefault="00EC35CC" w:rsidP="007736CA">
            <w:pPr>
              <w:pStyle w:val="AcronymText"/>
              <w:rPr>
                <w:rFonts w:cs="Arial"/>
              </w:rPr>
            </w:pPr>
          </w:p>
        </w:tc>
      </w:tr>
      <w:tr w:rsidR="00EC35CC" w:rsidRPr="00D37F8F" w14:paraId="6B4CE76D" w14:textId="77777777" w:rsidTr="00733C69">
        <w:trPr>
          <w:jc w:val="center"/>
        </w:trPr>
        <w:tc>
          <w:tcPr>
            <w:tcW w:w="1260" w:type="dxa"/>
          </w:tcPr>
          <w:p w14:paraId="51F48690" w14:textId="77777777" w:rsidR="00EC35CC" w:rsidRPr="00D37F8F" w:rsidRDefault="00EC35CC" w:rsidP="007736CA">
            <w:pPr>
              <w:pStyle w:val="AcronymText"/>
              <w:rPr>
                <w:rFonts w:cs="Arial"/>
              </w:rPr>
            </w:pPr>
          </w:p>
        </w:tc>
        <w:tc>
          <w:tcPr>
            <w:tcW w:w="3780" w:type="dxa"/>
          </w:tcPr>
          <w:p w14:paraId="2CDB11F6" w14:textId="77777777" w:rsidR="00EC35CC" w:rsidRPr="00D37F8F" w:rsidRDefault="00EC35CC" w:rsidP="007736CA">
            <w:pPr>
              <w:pStyle w:val="AcronymText"/>
              <w:rPr>
                <w:rFonts w:cs="Arial"/>
              </w:rPr>
            </w:pPr>
          </w:p>
        </w:tc>
      </w:tr>
      <w:tr w:rsidR="00EC35CC" w:rsidRPr="00D37F8F" w14:paraId="227A713B" w14:textId="77777777" w:rsidTr="00733C69">
        <w:trPr>
          <w:jc w:val="center"/>
        </w:trPr>
        <w:tc>
          <w:tcPr>
            <w:tcW w:w="1260" w:type="dxa"/>
          </w:tcPr>
          <w:p w14:paraId="0057315E" w14:textId="77777777" w:rsidR="00EC35CC" w:rsidRPr="00D37F8F" w:rsidRDefault="00EC35CC" w:rsidP="007736CA">
            <w:pPr>
              <w:pStyle w:val="AcronymText"/>
              <w:rPr>
                <w:rFonts w:cs="Arial"/>
              </w:rPr>
            </w:pPr>
          </w:p>
        </w:tc>
        <w:tc>
          <w:tcPr>
            <w:tcW w:w="3780" w:type="dxa"/>
          </w:tcPr>
          <w:p w14:paraId="2C0DA4DD" w14:textId="77777777" w:rsidR="00EC35CC" w:rsidRPr="00D37F8F" w:rsidRDefault="00EC35CC" w:rsidP="007736CA">
            <w:pPr>
              <w:pStyle w:val="AcronymText"/>
              <w:rPr>
                <w:rFonts w:cs="Arial"/>
              </w:rPr>
            </w:pPr>
          </w:p>
        </w:tc>
      </w:tr>
      <w:tr w:rsidR="00EC35CC" w:rsidRPr="00D37F8F" w14:paraId="5335EA70" w14:textId="77777777" w:rsidTr="00733C69">
        <w:trPr>
          <w:jc w:val="center"/>
        </w:trPr>
        <w:tc>
          <w:tcPr>
            <w:tcW w:w="1260" w:type="dxa"/>
          </w:tcPr>
          <w:p w14:paraId="4E56961C" w14:textId="77777777" w:rsidR="00EC35CC" w:rsidRPr="00D37F8F" w:rsidRDefault="00EC35CC" w:rsidP="007736CA">
            <w:pPr>
              <w:pStyle w:val="AcronymText"/>
              <w:rPr>
                <w:rFonts w:cs="Arial"/>
              </w:rPr>
            </w:pPr>
          </w:p>
        </w:tc>
        <w:tc>
          <w:tcPr>
            <w:tcW w:w="3780" w:type="dxa"/>
          </w:tcPr>
          <w:p w14:paraId="6AC99A6B" w14:textId="77777777" w:rsidR="00EC35CC" w:rsidRPr="00D37F8F" w:rsidRDefault="00EC35CC" w:rsidP="007736CA">
            <w:pPr>
              <w:pStyle w:val="AcronymText"/>
              <w:rPr>
                <w:rFonts w:cs="Arial"/>
              </w:rPr>
            </w:pPr>
          </w:p>
        </w:tc>
      </w:tr>
      <w:tr w:rsidR="00EC35CC" w:rsidRPr="00D37F8F" w14:paraId="0923D7DA" w14:textId="77777777" w:rsidTr="00733C69">
        <w:trPr>
          <w:jc w:val="center"/>
        </w:trPr>
        <w:tc>
          <w:tcPr>
            <w:tcW w:w="1260" w:type="dxa"/>
          </w:tcPr>
          <w:p w14:paraId="566FB65C" w14:textId="77777777" w:rsidR="00EC35CC" w:rsidRPr="00D37F8F" w:rsidRDefault="00EC35CC" w:rsidP="007736CA">
            <w:pPr>
              <w:pStyle w:val="AcronymText"/>
              <w:rPr>
                <w:rFonts w:cs="Arial"/>
              </w:rPr>
            </w:pPr>
          </w:p>
        </w:tc>
        <w:tc>
          <w:tcPr>
            <w:tcW w:w="3780" w:type="dxa"/>
          </w:tcPr>
          <w:p w14:paraId="16B3C1F0" w14:textId="77777777" w:rsidR="00EC35CC" w:rsidRPr="00D37F8F" w:rsidRDefault="00EC35CC" w:rsidP="007736CA">
            <w:pPr>
              <w:pStyle w:val="AcronymText"/>
              <w:rPr>
                <w:rFonts w:cs="Arial"/>
              </w:rPr>
            </w:pPr>
          </w:p>
        </w:tc>
      </w:tr>
      <w:tr w:rsidR="00EC35CC" w:rsidRPr="00D37F8F" w14:paraId="495E9DB8" w14:textId="77777777" w:rsidTr="00733C69">
        <w:trPr>
          <w:jc w:val="center"/>
        </w:trPr>
        <w:tc>
          <w:tcPr>
            <w:tcW w:w="1260" w:type="dxa"/>
          </w:tcPr>
          <w:p w14:paraId="3F1C7A7F" w14:textId="77777777" w:rsidR="00EC35CC" w:rsidRPr="00D37F8F" w:rsidRDefault="00EC35CC" w:rsidP="007736CA">
            <w:pPr>
              <w:pStyle w:val="AcronymText"/>
              <w:rPr>
                <w:rFonts w:cs="Arial"/>
              </w:rPr>
            </w:pPr>
          </w:p>
        </w:tc>
        <w:tc>
          <w:tcPr>
            <w:tcW w:w="3780" w:type="dxa"/>
          </w:tcPr>
          <w:p w14:paraId="42942BBC" w14:textId="77777777" w:rsidR="00EC35CC" w:rsidRPr="00D37F8F" w:rsidRDefault="00EC35CC" w:rsidP="007736CA">
            <w:pPr>
              <w:pStyle w:val="AcronymText"/>
              <w:rPr>
                <w:rFonts w:cs="Arial"/>
              </w:rPr>
            </w:pPr>
          </w:p>
        </w:tc>
      </w:tr>
      <w:tr w:rsidR="00EC35CC" w:rsidRPr="00D37F8F" w14:paraId="2F5FC936" w14:textId="77777777" w:rsidTr="00733C69">
        <w:trPr>
          <w:jc w:val="center"/>
        </w:trPr>
        <w:tc>
          <w:tcPr>
            <w:tcW w:w="1260" w:type="dxa"/>
          </w:tcPr>
          <w:p w14:paraId="4DD56E30" w14:textId="77777777" w:rsidR="00EC35CC" w:rsidRPr="00D37F8F" w:rsidRDefault="00EC35CC" w:rsidP="007736CA">
            <w:pPr>
              <w:pStyle w:val="AcronymText"/>
              <w:rPr>
                <w:rFonts w:cs="Arial"/>
              </w:rPr>
            </w:pPr>
          </w:p>
        </w:tc>
        <w:tc>
          <w:tcPr>
            <w:tcW w:w="3780" w:type="dxa"/>
          </w:tcPr>
          <w:p w14:paraId="0FF1192F" w14:textId="77777777" w:rsidR="00EC35CC" w:rsidRPr="00D37F8F" w:rsidRDefault="00EC35CC" w:rsidP="007736CA">
            <w:pPr>
              <w:pStyle w:val="AcronymText"/>
              <w:rPr>
                <w:rFonts w:cs="Arial"/>
              </w:rPr>
            </w:pPr>
          </w:p>
        </w:tc>
      </w:tr>
      <w:tr w:rsidR="00EC35CC" w:rsidRPr="00D37F8F" w14:paraId="5266495F" w14:textId="77777777" w:rsidTr="00733C69">
        <w:trPr>
          <w:jc w:val="center"/>
        </w:trPr>
        <w:tc>
          <w:tcPr>
            <w:tcW w:w="1260" w:type="dxa"/>
          </w:tcPr>
          <w:p w14:paraId="08B6EBBF" w14:textId="77777777" w:rsidR="00EC35CC" w:rsidRPr="00D37F8F" w:rsidRDefault="00EC35CC" w:rsidP="007736CA">
            <w:pPr>
              <w:pStyle w:val="AcronymText"/>
              <w:rPr>
                <w:rFonts w:cs="Arial"/>
              </w:rPr>
            </w:pPr>
          </w:p>
        </w:tc>
        <w:tc>
          <w:tcPr>
            <w:tcW w:w="3780" w:type="dxa"/>
          </w:tcPr>
          <w:p w14:paraId="6C7EAAAB" w14:textId="77777777" w:rsidR="00EC35CC" w:rsidRPr="00D37F8F" w:rsidRDefault="00EC35CC" w:rsidP="007736CA">
            <w:pPr>
              <w:pStyle w:val="AcronymText"/>
              <w:rPr>
                <w:rFonts w:cs="Arial"/>
              </w:rPr>
            </w:pPr>
          </w:p>
        </w:tc>
      </w:tr>
      <w:tr w:rsidR="00EC35CC" w:rsidRPr="00D37F8F" w14:paraId="6FAF7F7B" w14:textId="77777777" w:rsidTr="00733C69">
        <w:trPr>
          <w:jc w:val="center"/>
        </w:trPr>
        <w:tc>
          <w:tcPr>
            <w:tcW w:w="1260" w:type="dxa"/>
          </w:tcPr>
          <w:p w14:paraId="3919A70A" w14:textId="77777777" w:rsidR="00EC35CC" w:rsidRPr="00D37F8F" w:rsidRDefault="00EC35CC" w:rsidP="007736CA">
            <w:pPr>
              <w:pStyle w:val="AcronymText"/>
              <w:rPr>
                <w:rFonts w:cs="Arial"/>
              </w:rPr>
            </w:pPr>
          </w:p>
        </w:tc>
        <w:tc>
          <w:tcPr>
            <w:tcW w:w="3780" w:type="dxa"/>
          </w:tcPr>
          <w:p w14:paraId="282A0932" w14:textId="77777777" w:rsidR="00EC35CC" w:rsidRPr="00D37F8F" w:rsidRDefault="00EC35CC" w:rsidP="007736CA">
            <w:pPr>
              <w:pStyle w:val="AcronymText"/>
              <w:rPr>
                <w:rFonts w:cs="Arial"/>
              </w:rPr>
            </w:pPr>
          </w:p>
        </w:tc>
      </w:tr>
      <w:tr w:rsidR="00EC35CC" w:rsidRPr="00D37F8F" w14:paraId="17A3A4BC" w14:textId="77777777" w:rsidTr="00733C69">
        <w:trPr>
          <w:jc w:val="center"/>
        </w:trPr>
        <w:tc>
          <w:tcPr>
            <w:tcW w:w="1260" w:type="dxa"/>
          </w:tcPr>
          <w:p w14:paraId="3ABA73FD" w14:textId="77777777" w:rsidR="00EC35CC" w:rsidRPr="00D37F8F" w:rsidRDefault="00EC35CC" w:rsidP="007736CA">
            <w:pPr>
              <w:pStyle w:val="AcronymText"/>
              <w:rPr>
                <w:rFonts w:cs="Arial"/>
              </w:rPr>
            </w:pPr>
          </w:p>
        </w:tc>
        <w:tc>
          <w:tcPr>
            <w:tcW w:w="3780" w:type="dxa"/>
          </w:tcPr>
          <w:p w14:paraId="1E0096BD" w14:textId="77777777" w:rsidR="00EC35CC" w:rsidRPr="00D37F8F" w:rsidRDefault="00EC35CC" w:rsidP="007736CA">
            <w:pPr>
              <w:pStyle w:val="AcronymText"/>
              <w:rPr>
                <w:rFonts w:cs="Arial"/>
              </w:rPr>
            </w:pPr>
          </w:p>
        </w:tc>
      </w:tr>
      <w:tr w:rsidR="00EC35CC" w:rsidRPr="00D37F8F" w14:paraId="331F707D" w14:textId="77777777" w:rsidTr="00733C69">
        <w:trPr>
          <w:jc w:val="center"/>
        </w:trPr>
        <w:tc>
          <w:tcPr>
            <w:tcW w:w="1260" w:type="dxa"/>
          </w:tcPr>
          <w:p w14:paraId="7BF36C20" w14:textId="77777777" w:rsidR="00EC35CC" w:rsidRPr="00D37F8F" w:rsidRDefault="00EC35CC" w:rsidP="007736CA">
            <w:pPr>
              <w:pStyle w:val="AcronymText"/>
              <w:rPr>
                <w:rFonts w:cs="Arial"/>
              </w:rPr>
            </w:pPr>
          </w:p>
        </w:tc>
        <w:tc>
          <w:tcPr>
            <w:tcW w:w="3780" w:type="dxa"/>
          </w:tcPr>
          <w:p w14:paraId="448811CB" w14:textId="77777777" w:rsidR="00EC35CC" w:rsidRPr="00D37F8F" w:rsidRDefault="00EC35CC" w:rsidP="007736CA">
            <w:pPr>
              <w:pStyle w:val="AcronymText"/>
              <w:rPr>
                <w:rFonts w:cs="Arial"/>
              </w:rPr>
            </w:pPr>
          </w:p>
        </w:tc>
      </w:tr>
      <w:tr w:rsidR="00EC35CC" w:rsidRPr="00D37F8F" w14:paraId="0498E2DB" w14:textId="77777777" w:rsidTr="00733C69">
        <w:trPr>
          <w:jc w:val="center"/>
        </w:trPr>
        <w:tc>
          <w:tcPr>
            <w:tcW w:w="1260" w:type="dxa"/>
          </w:tcPr>
          <w:p w14:paraId="582B39C9" w14:textId="77777777" w:rsidR="00EC35CC" w:rsidRPr="00D37F8F" w:rsidRDefault="00EC35CC" w:rsidP="007736CA">
            <w:pPr>
              <w:pStyle w:val="AcronymText"/>
              <w:rPr>
                <w:rFonts w:cs="Arial"/>
              </w:rPr>
            </w:pPr>
          </w:p>
        </w:tc>
        <w:tc>
          <w:tcPr>
            <w:tcW w:w="3780" w:type="dxa"/>
          </w:tcPr>
          <w:p w14:paraId="0D54ADB6" w14:textId="77777777" w:rsidR="00EC35CC" w:rsidRPr="00D37F8F" w:rsidRDefault="00EC35CC" w:rsidP="007736CA">
            <w:pPr>
              <w:pStyle w:val="AcronymText"/>
              <w:rPr>
                <w:rFonts w:cs="Arial"/>
              </w:rPr>
            </w:pPr>
          </w:p>
        </w:tc>
      </w:tr>
      <w:tr w:rsidR="00EC35CC" w:rsidRPr="00D37F8F" w14:paraId="50A814B8" w14:textId="77777777" w:rsidTr="00733C69">
        <w:trPr>
          <w:jc w:val="center"/>
        </w:trPr>
        <w:tc>
          <w:tcPr>
            <w:tcW w:w="1260" w:type="dxa"/>
          </w:tcPr>
          <w:p w14:paraId="7843A6D3" w14:textId="77777777" w:rsidR="00EC35CC" w:rsidRPr="00D37F8F" w:rsidRDefault="00EC35CC" w:rsidP="007736CA">
            <w:pPr>
              <w:pStyle w:val="AcronymText"/>
              <w:rPr>
                <w:rFonts w:cs="Arial"/>
              </w:rPr>
            </w:pPr>
          </w:p>
        </w:tc>
        <w:tc>
          <w:tcPr>
            <w:tcW w:w="3780" w:type="dxa"/>
          </w:tcPr>
          <w:p w14:paraId="5663E07E" w14:textId="77777777" w:rsidR="00EC35CC" w:rsidRPr="00D37F8F" w:rsidRDefault="00EC35CC" w:rsidP="007736CA">
            <w:pPr>
              <w:pStyle w:val="AcronymText"/>
              <w:rPr>
                <w:rFonts w:cs="Arial"/>
              </w:rPr>
            </w:pPr>
          </w:p>
        </w:tc>
      </w:tr>
    </w:tbl>
    <w:p w14:paraId="68F90674" w14:textId="77777777" w:rsidR="00EC35CC" w:rsidRDefault="00EC35CC" w:rsidP="00AC093B">
      <w:pPr>
        <w:pStyle w:val="Heading1"/>
      </w:pPr>
      <w:bookmarkStart w:id="150" w:name="_Toc374004455"/>
      <w:bookmarkStart w:id="151" w:name="_Toc138945117"/>
      <w:r w:rsidRPr="000A5887">
        <w:lastRenderedPageBreak/>
        <w:t>Introduction</w:t>
      </w:r>
      <w:bookmarkEnd w:id="150"/>
      <w:bookmarkEnd w:id="151"/>
    </w:p>
    <w:p w14:paraId="35F6D967" w14:textId="4289B8E1" w:rsidR="00EC35CC" w:rsidRPr="00066AD3" w:rsidRDefault="007736CA" w:rsidP="003A5F9B">
      <w:pPr>
        <w:pStyle w:val="Heading2"/>
      </w:pPr>
      <w:bookmarkStart w:id="152" w:name="_Toc144191681"/>
      <w:bookmarkStart w:id="153" w:name="_Toc374004456"/>
      <w:bookmarkStart w:id="154" w:name="_Toc138945118"/>
      <w:r>
        <w:t>About this document</w:t>
      </w:r>
      <w:bookmarkEnd w:id="152"/>
      <w:bookmarkEnd w:id="153"/>
      <w:bookmarkEnd w:id="154"/>
    </w:p>
    <w:p w14:paraId="3B0020D2" w14:textId="782E04D6" w:rsidR="00EB68B3" w:rsidRDefault="00EB68B3" w:rsidP="00EB68B3">
      <w:pPr>
        <w:pStyle w:val="BodyText"/>
      </w:pPr>
      <w:bookmarkStart w:id="155" w:name="_Toc74628641"/>
      <w:bookmarkStart w:id="156" w:name="_Toc79313338"/>
      <w:bookmarkStart w:id="157" w:name="_Toc144191682"/>
      <w:r>
        <w:t xml:space="preserve">This document </w:t>
      </w:r>
      <w:del w:id="158" w:author="Wells, Kellie S                           Export License Required - US Collins" w:date="2023-06-29T17:18:00Z">
        <w:r w:rsidDel="00325E55">
          <w:delText>contains a</w:delText>
        </w:r>
      </w:del>
      <w:ins w:id="159" w:author="Wells, Kellie S                           Export License Required - US Collins" w:date="2023-06-29T17:18:00Z">
        <w:r w:rsidR="00325E55">
          <w:t>will guide your through a</w:t>
        </w:r>
      </w:ins>
      <w:r>
        <w:t xml:space="preserve"> Software and Electronics activity </w:t>
      </w:r>
      <w:del w:id="160" w:author="Wells, Kellie S                           Export License Required - US Collins" w:date="2023-06-29T17:19:00Z">
        <w:r w:rsidDel="00325E55">
          <w:delText xml:space="preserve">for Work Experience students </w:delText>
        </w:r>
      </w:del>
      <w:r>
        <w:t>to complete on the BBC micro:bit platform</w:t>
      </w:r>
      <w:ins w:id="161" w:author="Wells, Kellie S                           Export License Required - US Collins" w:date="2023-06-29T17:19:00Z">
        <w:r w:rsidR="00325E55">
          <w:t>, as part of your Work Experience week</w:t>
        </w:r>
      </w:ins>
      <w:r>
        <w:t xml:space="preserve">. </w:t>
      </w:r>
    </w:p>
    <w:p w14:paraId="6BB41A6C" w14:textId="1870B1F5" w:rsidR="00EB68B3" w:rsidRDefault="00EB68B3" w:rsidP="00EB68B3">
      <w:pPr>
        <w:pStyle w:val="BodyText"/>
      </w:pPr>
      <w:r>
        <w:t>The task can be completed using either the Microsoft MakeCode block-based programming language, or the preferred Python.</w:t>
      </w:r>
    </w:p>
    <w:p w14:paraId="442A3928" w14:textId="38D00C2A" w:rsidR="005062A2" w:rsidRDefault="00F73233" w:rsidP="002C6445">
      <w:pPr>
        <w:pStyle w:val="BodyText"/>
      </w:pPr>
      <w:r>
        <w:t xml:space="preserve">Online code editors are provided on the BBC micro:bit website at </w:t>
      </w:r>
      <w:hyperlink r:id="rId14" w:history="1">
        <w:r w:rsidRPr="00F73233">
          <w:rPr>
            <w:rStyle w:val="Hyperlink"/>
          </w:rPr>
          <w:t>microbit.org/code/</w:t>
        </w:r>
      </w:hyperlink>
      <w:r>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207B2" w14:paraId="51F91E73" w14:textId="77777777" w:rsidTr="00A207B2">
        <w:tc>
          <w:tcPr>
            <w:tcW w:w="9628" w:type="dxa"/>
          </w:tcPr>
          <w:p w14:paraId="29E6B641" w14:textId="77777777" w:rsidR="00A207B2" w:rsidRDefault="00A207B2" w:rsidP="00A207B2">
            <w:pPr>
              <w:pStyle w:val="BodyText"/>
              <w:keepNext/>
              <w:ind w:left="0"/>
              <w:jc w:val="center"/>
            </w:pPr>
            <w:r>
              <w:rPr>
                <w:noProof/>
              </w:rPr>
              <w:drawing>
                <wp:inline distT="0" distB="0" distL="0" distR="0" wp14:anchorId="79A7BAC2" wp14:editId="3471A890">
                  <wp:extent cx="5259600" cy="3276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9600" cy="3276000"/>
                          </a:xfrm>
                          <a:prstGeom prst="rect">
                            <a:avLst/>
                          </a:prstGeom>
                        </pic:spPr>
                      </pic:pic>
                    </a:graphicData>
                  </a:graphic>
                </wp:inline>
              </w:drawing>
            </w:r>
          </w:p>
          <w:p w14:paraId="55BD15C6" w14:textId="4B25FAAF" w:rsidR="00A207B2" w:rsidRDefault="00A207B2" w:rsidP="00A207B2">
            <w:pPr>
              <w:pStyle w:val="Caption"/>
            </w:pPr>
            <w:bookmarkStart w:id="162" w:name="_Toc138945150"/>
            <w:r>
              <w:t xml:space="preserve">Figure </w:t>
            </w:r>
            <w:r w:rsidR="009B41DC">
              <w:fldChar w:fldCharType="begin"/>
            </w:r>
            <w:r w:rsidR="009B41DC">
              <w:instrText xml:space="preserve"> SEQ Figure \* ARABIC </w:instrText>
            </w:r>
            <w:r w:rsidR="009B41DC">
              <w:fldChar w:fldCharType="separate"/>
            </w:r>
            <w:ins w:id="163" w:author="Richardson, Corey A (GBR)" w:date="2025-06-30T13:07:00Z" w16du:dateUtc="2025-06-30T12:07:00Z">
              <w:r w:rsidR="009B41DC">
                <w:rPr>
                  <w:noProof/>
                </w:rPr>
                <w:t>11</w:t>
              </w:r>
            </w:ins>
            <w:del w:id="164" w:author="Richardson, Corey A (GBR)" w:date="2025-06-30T13:07:00Z" w16du:dateUtc="2025-06-30T12:07:00Z">
              <w:r w:rsidR="00AC093B" w:rsidDel="009B41DC">
                <w:rPr>
                  <w:noProof/>
                </w:rPr>
                <w:delText>1</w:delText>
              </w:r>
            </w:del>
            <w:r w:rsidR="009B41DC">
              <w:rPr>
                <w:noProof/>
              </w:rPr>
              <w:fldChar w:fldCharType="end"/>
            </w:r>
            <w:r>
              <w:t xml:space="preserve">: BBC micro:bit Python </w:t>
            </w:r>
            <w:r>
              <w:rPr>
                <w:noProof/>
              </w:rPr>
              <w:t>Editor</w:t>
            </w:r>
            <w:bookmarkEnd w:id="162"/>
          </w:p>
        </w:tc>
      </w:tr>
    </w:tbl>
    <w:p w14:paraId="51E1E409" w14:textId="77777777" w:rsidR="00325E55" w:rsidRDefault="00325E55" w:rsidP="002C6445">
      <w:pPr>
        <w:pStyle w:val="BodyText"/>
        <w:rPr>
          <w:ins w:id="165" w:author="Wells, Kellie S                           Export License Required - US Collins" w:date="2023-06-29T17:19:00Z"/>
        </w:rPr>
      </w:pPr>
    </w:p>
    <w:p w14:paraId="1DF23AD9" w14:textId="7A636335" w:rsidR="00A207B2" w:rsidRPr="00325E55" w:rsidRDefault="00A207B2" w:rsidP="002C6445">
      <w:pPr>
        <w:pStyle w:val="BodyText"/>
        <w:rPr>
          <w:i/>
          <w:iCs/>
          <w:rPrChange w:id="166" w:author="Wells, Kellie S                           Export License Required - US Collins" w:date="2023-06-29T17:19:00Z">
            <w:rPr/>
          </w:rPrChange>
        </w:rPr>
      </w:pPr>
      <w:r w:rsidRPr="00325E55">
        <w:rPr>
          <w:i/>
          <w:iCs/>
          <w:rPrChange w:id="167" w:author="Wells, Kellie S                           Export License Required - US Collins" w:date="2023-06-29T17:19:00Z">
            <w:rPr/>
          </w:rPrChange>
        </w:rPr>
        <w:t xml:space="preserve">At this stage, </w:t>
      </w:r>
      <w:del w:id="168" w:author="Wells, Kellie S                           Export License Required - US Collins" w:date="2023-06-29T17:19:00Z">
        <w:r w:rsidRPr="00325E55" w:rsidDel="00325E55">
          <w:rPr>
            <w:i/>
            <w:iCs/>
            <w:rPrChange w:id="169" w:author="Wells, Kellie S                           Export License Required - US Collins" w:date="2023-06-29T17:19:00Z">
              <w:rPr/>
            </w:rPrChange>
          </w:rPr>
          <w:delText>the students</w:delText>
        </w:r>
      </w:del>
      <w:ins w:id="170" w:author="Wells, Kellie S                           Export License Required - US Collins" w:date="2023-06-29T17:19:00Z">
        <w:r w:rsidR="00325E55" w:rsidRPr="00325E55">
          <w:rPr>
            <w:i/>
            <w:iCs/>
            <w:rPrChange w:id="171" w:author="Wells, Kellie S                           Export License Required - US Collins" w:date="2023-06-29T17:19:00Z">
              <w:rPr/>
            </w:rPrChange>
          </w:rPr>
          <w:t>you</w:t>
        </w:r>
      </w:ins>
      <w:r w:rsidRPr="00325E55">
        <w:rPr>
          <w:i/>
          <w:iCs/>
          <w:rPrChange w:id="172" w:author="Wells, Kellie S                           Export License Required - US Collins" w:date="2023-06-29T17:19:00Z">
            <w:rPr/>
          </w:rPrChange>
        </w:rPr>
        <w:t xml:space="preserve"> should have already completed the </w:t>
      </w:r>
      <w:r w:rsidRPr="00325E55">
        <w:rPr>
          <w:b/>
          <w:bCs/>
          <w:i/>
          <w:iCs/>
          <w:rPrChange w:id="173" w:author="Wells, Kellie S                           Export License Required - US Collins" w:date="2023-06-29T17:19:00Z">
            <w:rPr>
              <w:b/>
              <w:bCs/>
            </w:rPr>
          </w:rPrChange>
        </w:rPr>
        <w:t xml:space="preserve">Meet your micro:bit </w:t>
      </w:r>
      <w:r w:rsidRPr="00325E55">
        <w:rPr>
          <w:i/>
          <w:iCs/>
          <w:rPrChange w:id="174" w:author="Wells, Kellie S                           Export License Required - US Collins" w:date="2023-06-29T17:19:00Z">
            <w:rPr/>
          </w:rPrChange>
        </w:rPr>
        <w:t>exercise project.</w:t>
      </w:r>
    </w:p>
    <w:p w14:paraId="6EB74956" w14:textId="43353E6B" w:rsidR="00AA7D52" w:rsidRDefault="00AA7D52" w:rsidP="002C6445">
      <w:pPr>
        <w:pStyle w:val="BodyText"/>
        <w:rPr>
          <w:ins w:id="175" w:author="Wells, Kellie S                           Export License Required - US Collins" w:date="2023-06-29T17:18:00Z"/>
        </w:rPr>
      </w:pPr>
      <w:r>
        <w:t xml:space="preserve">The contents of this project have been adapted from </w:t>
      </w:r>
      <w:r w:rsidRPr="00AA7D52">
        <w:rPr>
          <w:b/>
          <w:bCs/>
        </w:rPr>
        <w:t>NASA JPL’s ‘Coding a Radio Message for Space’</w:t>
      </w:r>
      <w:r>
        <w:t xml:space="preserve"> project</w:t>
      </w:r>
      <w:ins w:id="176" w:author="Wells, Kellie S                           Export License Required - US Collins" w:date="2023-06-29T17:15:00Z">
        <w:r w:rsidR="006052DA">
          <w:t xml:space="preserve"> (</w:t>
        </w:r>
        <w:r w:rsidR="006052DA">
          <w:fldChar w:fldCharType="begin"/>
        </w:r>
        <w:r w:rsidR="006052DA">
          <w:instrText xml:space="preserve"> HYPERLINK "https://www.jpl.nasa.gov/edu/teach/activity/coding-a-radio-message-for-space/" </w:instrText>
        </w:r>
        <w:r w:rsidR="006052DA">
          <w:fldChar w:fldCharType="separate"/>
        </w:r>
        <w:r w:rsidR="006052DA" w:rsidRPr="006052DA">
          <w:rPr>
            <w:rStyle w:val="Hyperlink"/>
          </w:rPr>
          <w:t>https://www.jpl.nasa.gov/edu/teach/activity/coding-a-radio-message-for-space/</w:t>
        </w:r>
        <w:r w:rsidR="006052DA">
          <w:fldChar w:fldCharType="end"/>
        </w:r>
        <w:r w:rsidR="006052DA">
          <w:t>)</w:t>
        </w:r>
      </w:ins>
      <w:ins w:id="177" w:author="Wells, Kellie S                           Export License Required - US Collins" w:date="2023-06-29T17:29:00Z">
        <w:r w:rsidR="00351C97">
          <w:t xml:space="preserve"> and has been split into two tasks.</w:t>
        </w:r>
      </w:ins>
    </w:p>
    <w:p w14:paraId="685625B9" w14:textId="5ED7FB01" w:rsidR="00325E55" w:rsidRDefault="00325E55" w:rsidP="002C6445">
      <w:pPr>
        <w:pStyle w:val="BodyText"/>
      </w:pPr>
      <w:ins w:id="178" w:author="Wells, Kellie S                           Export License Required - US Collins" w:date="2023-06-29T17:20:00Z">
        <w:r>
          <w:t>The aim of this project is to provide you with experience</w:t>
        </w:r>
      </w:ins>
      <w:ins w:id="179" w:author="Wells, Kellie S                           Export License Required - US Collins" w:date="2023-06-29T17:21:00Z">
        <w:r>
          <w:t xml:space="preserve"> in</w:t>
        </w:r>
      </w:ins>
      <w:ins w:id="180" w:author="Wells, Kellie S                           Export License Required - US Collins" w:date="2023-06-29T17:20:00Z">
        <w:r>
          <w:t xml:space="preserve"> embedded programming using Python/MicroPython and to teach “Computational Thinking”, logic and control flow. Computational Thinking is essential t</w:t>
        </w:r>
      </w:ins>
      <w:ins w:id="181" w:author="Wells, Kellie S                           Export License Required - US Collins" w:date="2023-06-29T17:21:00Z">
        <w:r>
          <w:t>o the development of computer applications but it can also be used to support problem solving across all disciplines, including maths, science and humanities.</w:t>
        </w:r>
      </w:ins>
    </w:p>
    <w:p w14:paraId="1F6DCF7C" w14:textId="0F12036C" w:rsidR="006862FB" w:rsidDel="00325E55" w:rsidRDefault="006862FB">
      <w:pPr>
        <w:pStyle w:val="Heading1"/>
        <w:rPr>
          <w:del w:id="182" w:author="Wells, Kellie S                           Export License Required - US Collins" w:date="2023-06-29T17:16:00Z"/>
        </w:rPr>
        <w:pPrChange w:id="183" w:author="Wells, Kellie S                           Export License Required - US Collins" w:date="2023-06-30T10:24:00Z">
          <w:pPr>
            <w:pStyle w:val="BodyText"/>
          </w:pPr>
        </w:pPrChange>
      </w:pPr>
      <w:del w:id="184" w:author="Wells, Kellie S                           Export License Required - US Collins" w:date="2023-06-29T17:16:00Z">
        <w:r w:rsidDel="00325E55">
          <w:lastRenderedPageBreak/>
          <w:delText>The aim of this project is to provide experience to the students regarding embedded programming using Python / MicroPython as well as teach ‘Computational Thinking’, logic and control flow. Computational Thinking</w:delText>
        </w:r>
        <w:r w:rsidRPr="006862FB" w:rsidDel="00325E55">
          <w:delText xml:space="preserve"> is essential to the development of computer applications, but it can also be used to support problem solving across all disciplines, including math, science, and the humanities.</w:delText>
        </w:r>
      </w:del>
    </w:p>
    <w:p w14:paraId="41B5B14A" w14:textId="3E4C6E17" w:rsidR="00A207B2" w:rsidRPr="00A207B2" w:rsidDel="00325E55" w:rsidRDefault="00A207B2">
      <w:pPr>
        <w:pStyle w:val="Heading1"/>
        <w:rPr>
          <w:del w:id="185" w:author="Wells, Kellie S                           Export License Required - US Collins" w:date="2023-06-29T17:16:00Z"/>
        </w:rPr>
        <w:pPrChange w:id="186" w:author="Wells, Kellie S                           Export License Required - US Collins" w:date="2023-06-30T10:24:00Z">
          <w:pPr>
            <w:pStyle w:val="BodyText"/>
            <w:ind w:left="1026"/>
          </w:pPr>
        </w:pPrChange>
      </w:pPr>
      <w:del w:id="187" w:author="Wells, Kellie S                           Export License Required - US Collins" w:date="2023-06-29T17:16:00Z">
        <w:r w:rsidRPr="00A207B2" w:rsidDel="00325E55">
          <w:lastRenderedPageBreak/>
          <w:delText xml:space="preserve">Task 1: Your mission is to intercept </w:delText>
        </w:r>
      </w:del>
      <w:del w:id="188" w:author="Wells, Kellie S                           Export License Required - US Collins" w:date="2023-06-29T17:10:00Z">
        <w:r w:rsidRPr="00A207B2" w:rsidDel="006052DA">
          <w:delText xml:space="preserve">a </w:delText>
        </w:r>
      </w:del>
      <w:del w:id="189" w:author="Wells, Kellie S                           Export License Required - US Collins" w:date="2023-06-29T17:16:00Z">
        <w:r w:rsidRPr="00A207B2" w:rsidDel="00325E55">
          <w:delText>secret message being transmitted. You will need to:</w:delText>
        </w:r>
      </w:del>
    </w:p>
    <w:p w14:paraId="23A42701" w14:textId="0A845433" w:rsidR="00A207B2" w:rsidRPr="00A207B2" w:rsidDel="00325E55" w:rsidRDefault="00A207B2">
      <w:pPr>
        <w:pStyle w:val="Heading1"/>
        <w:rPr>
          <w:del w:id="190" w:author="Wells, Kellie S                           Export License Required - US Collins" w:date="2023-06-29T17:16:00Z"/>
        </w:rPr>
        <w:pPrChange w:id="191" w:author="Wells, Kellie S                           Export License Required - US Collins" w:date="2023-06-30T10:24:00Z">
          <w:pPr>
            <w:pStyle w:val="BodyText"/>
            <w:ind w:left="1080"/>
          </w:pPr>
        </w:pPrChange>
      </w:pPr>
      <w:del w:id="192" w:author="Wells, Kellie S                           Export License Required - US Collins" w:date="2023-06-29T17:16:00Z">
        <w:r w:rsidRPr="00A207B2" w:rsidDel="00325E55">
          <w:lastRenderedPageBreak/>
          <w:delText>Conduct a ‘Digital Treasure Hunt’ to solve the clues and detect the transmission.</w:delText>
        </w:r>
        <w:r w:rsidRPr="00A207B2" w:rsidDel="00325E55">
          <w:br/>
          <w:delText>- Use the clues to reveal the cipher.</w:delText>
        </w:r>
        <w:r w:rsidRPr="00A207B2" w:rsidDel="00325E55">
          <w:br/>
          <w:delText>- Decipher the message!</w:delText>
        </w:r>
      </w:del>
    </w:p>
    <w:p w14:paraId="60C45EC8" w14:textId="16B2C0CE" w:rsidR="00A207B2" w:rsidRPr="00A207B2" w:rsidDel="00325E55" w:rsidRDefault="00A207B2">
      <w:pPr>
        <w:pStyle w:val="Heading1"/>
        <w:rPr>
          <w:del w:id="193" w:author="Wells, Kellie S                           Export License Required - US Collins" w:date="2023-06-29T17:16:00Z"/>
        </w:rPr>
        <w:pPrChange w:id="194" w:author="Wells, Kellie S                           Export License Required - US Collins" w:date="2023-06-30T10:24:00Z">
          <w:pPr>
            <w:pStyle w:val="BodyText"/>
            <w:ind w:left="1026"/>
          </w:pPr>
        </w:pPrChange>
      </w:pPr>
      <w:del w:id="195" w:author="Wells, Kellie S                           Export License Required - US Collins" w:date="2023-06-29T17:16:00Z">
        <w:r w:rsidRPr="00A207B2" w:rsidDel="00325E55">
          <w:lastRenderedPageBreak/>
          <w:delText>Task 2: Extension to task 1 – Team-work time</w:delText>
        </w:r>
      </w:del>
    </w:p>
    <w:p w14:paraId="434C65E0" w14:textId="32A8E698" w:rsidR="00A207B2" w:rsidRPr="00A207B2" w:rsidDel="00325E55" w:rsidRDefault="00A207B2">
      <w:pPr>
        <w:pStyle w:val="Heading1"/>
        <w:rPr>
          <w:del w:id="196" w:author="Wells, Kellie S                           Export License Required - US Collins" w:date="2023-06-29T17:16:00Z"/>
        </w:rPr>
        <w:pPrChange w:id="197" w:author="Wells, Kellie S                           Export License Required - US Collins" w:date="2023-06-30T10:24:00Z">
          <w:pPr>
            <w:pStyle w:val="BodyText"/>
            <w:ind w:left="1080"/>
          </w:pPr>
        </w:pPrChange>
      </w:pPr>
      <w:del w:id="198" w:author="Wells, Kellie S                           Export License Required - US Collins" w:date="2023-06-29T17:16:00Z">
        <w:r w:rsidRPr="00A207B2" w:rsidDel="00325E55">
          <w:lastRenderedPageBreak/>
          <w:delText>You’ve intercepted a much longer message.</w:delText>
        </w:r>
        <w:r w:rsidRPr="00A207B2" w:rsidDel="00325E55">
          <w:br/>
          <w:delText>- Split into teams: Manual Decipher vs Software Decipher</w:delText>
        </w:r>
        <w:r w:rsidR="00A470C2" w:rsidDel="00325E55">
          <w:delText>.</w:delText>
        </w:r>
        <w:r w:rsidRPr="00A207B2" w:rsidDel="00325E55">
          <w:br/>
          <w:delText>- Race to victory!</w:delText>
        </w:r>
      </w:del>
    </w:p>
    <w:p w14:paraId="6DA340CA" w14:textId="64B94050" w:rsidR="002C6445" w:rsidRDefault="002C6445" w:rsidP="00AC093B">
      <w:pPr>
        <w:pStyle w:val="Heading1"/>
        <w:rPr>
          <w:ins w:id="199" w:author="Wells, Kellie S                           Export License Required - US Collins" w:date="2023-06-29T17:22:00Z"/>
        </w:rPr>
      </w:pPr>
      <w:bookmarkStart w:id="200" w:name="_Toc138945119"/>
      <w:r>
        <w:lastRenderedPageBreak/>
        <w:t>Prior and Pre</w:t>
      </w:r>
      <w:ins w:id="201" w:author="Wells, Kellie S                           Export License Required - US Collins" w:date="2023-06-29T17:13:00Z">
        <w:r w:rsidR="006052DA">
          <w:t>-</w:t>
        </w:r>
      </w:ins>
      <w:r>
        <w:t>requisite Knowledge</w:t>
      </w:r>
      <w:bookmarkEnd w:id="200"/>
    </w:p>
    <w:p w14:paraId="31E5272A" w14:textId="13515267" w:rsidR="00325E55" w:rsidRPr="00325E55" w:rsidRDefault="00325E55">
      <w:pPr>
        <w:pStyle w:val="BodyText"/>
        <w:pPrChange w:id="202" w:author="Wells, Kellie S                           Export License Required - US Collins" w:date="2023-06-29T17:22:00Z">
          <w:pPr>
            <w:pStyle w:val="Heading1"/>
          </w:pPr>
        </w:pPrChange>
      </w:pPr>
      <w:ins w:id="203" w:author="Wells, Kellie S                           Export License Required - US Collins" w:date="2023-06-29T17:23:00Z">
        <w:r>
          <w:t>This section provides you with the key skills</w:t>
        </w:r>
      </w:ins>
      <w:ins w:id="204" w:author="Wells, Kellie S                           Export License Required - US Collins" w:date="2023-06-29T17:24:00Z">
        <w:r>
          <w:t>, or “pre-requisite” knowledge you need to progress.</w:t>
        </w:r>
      </w:ins>
      <w:ins w:id="205" w:author="Wells, Kellie S                           Export License Required - US Collins" w:date="2023-06-29T17:23:00Z">
        <w:r>
          <w:t xml:space="preserve"> Please complete the knowledge capture before moving on.</w:t>
        </w:r>
      </w:ins>
    </w:p>
    <w:p w14:paraId="0F05CCE3" w14:textId="5B03B57C" w:rsidR="002C6445" w:rsidRDefault="002C6445" w:rsidP="002C6445">
      <w:pPr>
        <w:pStyle w:val="Heading2"/>
      </w:pPr>
      <w:bookmarkStart w:id="206" w:name="_Toc138945120"/>
      <w:del w:id="207" w:author="Wells, Kellie S                           Export License Required - US Collins" w:date="2023-06-29T17:14:00Z">
        <w:r w:rsidDel="006052DA">
          <w:delText>Portfolio</w:delText>
        </w:r>
      </w:del>
      <w:bookmarkEnd w:id="206"/>
      <w:ins w:id="208" w:author="Wells, Kellie S                           Export License Required - US Collins" w:date="2023-06-29T17:14:00Z">
        <w:r w:rsidR="006052DA">
          <w:t>Knowledge Capture</w:t>
        </w:r>
      </w:ins>
    </w:p>
    <w:p w14:paraId="6171E26A" w14:textId="3F291BE8" w:rsidR="009C5DD1" w:rsidRPr="009C5DD1" w:rsidRDefault="009C5DD1" w:rsidP="009C5DD1">
      <w:pPr>
        <w:pStyle w:val="BodyText"/>
      </w:pPr>
      <w:r>
        <w:t>Please fill in this table to assess your prior programming knowledge. Then</w:t>
      </w:r>
      <w:ins w:id="209" w:author="Wells, Kellie S                           Export License Required - US Collins" w:date="2023-06-29T17:21:00Z">
        <w:r w:rsidR="00325E55">
          <w:t>,</w:t>
        </w:r>
      </w:ins>
      <w:r>
        <w:t xml:space="preserve"> once you have completed the task revisit this section and update accordingly.</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C6445" w14:paraId="28DA62CF" w14:textId="77777777" w:rsidTr="00296010">
        <w:tc>
          <w:tcPr>
            <w:tcW w:w="8504" w:type="dxa"/>
          </w:tcPr>
          <w:p w14:paraId="56ACD12F" w14:textId="5763EF95" w:rsidR="006052DA" w:rsidRDefault="006052DA">
            <w:pPr>
              <w:pStyle w:val="Caption"/>
              <w:keepNext/>
              <w:rPr>
                <w:ins w:id="210" w:author="Wells, Kellie S                           Export License Required - US Collins" w:date="2023-06-29T17:13:00Z"/>
              </w:rPr>
              <w:pPrChange w:id="211" w:author="Wells, Kellie S                           Export License Required - US Collins" w:date="2023-06-29T17:13:00Z">
                <w:pPr/>
              </w:pPrChange>
            </w:pPr>
            <w:ins w:id="212" w:author="Wells, Kellie S                           Export License Required - US Collins" w:date="2023-06-29T17:13:00Z">
              <w:r>
                <w:t xml:space="preserve">Table </w:t>
              </w:r>
              <w:r>
                <w:fldChar w:fldCharType="begin"/>
              </w:r>
              <w:r>
                <w:instrText xml:space="preserve"> SEQ Table \* ARABIC </w:instrText>
              </w:r>
            </w:ins>
            <w:r>
              <w:fldChar w:fldCharType="separate"/>
            </w:r>
            <w:ins w:id="213" w:author="Richardson, Corey A (GBR)" w:date="2025-06-30T13:07:00Z" w16du:dateUtc="2025-06-30T12:07:00Z">
              <w:r w:rsidR="009B41DC">
                <w:rPr>
                  <w:noProof/>
                </w:rPr>
                <w:t>11</w:t>
              </w:r>
            </w:ins>
            <w:ins w:id="214" w:author="Wells, Kellie S                           Export License Required - US Collins" w:date="2023-06-29T17:13:00Z">
              <w:del w:id="215" w:author="Richardson, Corey A (GBR)" w:date="2025-06-30T13:07:00Z" w16du:dateUtc="2025-06-30T12:07:00Z">
                <w:r w:rsidDel="009B41DC">
                  <w:rPr>
                    <w:noProof/>
                  </w:rPr>
                  <w:delText>1</w:delText>
                </w:r>
              </w:del>
              <w:r>
                <w:fldChar w:fldCharType="end"/>
              </w:r>
              <w:r>
                <w:t>: Knowledge Capture Table</w:t>
              </w:r>
            </w:ins>
          </w:p>
          <w:tbl>
            <w:tblPr>
              <w:tblStyle w:val="PlainTable1"/>
              <w:tblW w:w="0" w:type="auto"/>
              <w:tblLook w:val="04A0" w:firstRow="1" w:lastRow="0" w:firstColumn="1" w:lastColumn="0" w:noHBand="0" w:noVBand="1"/>
              <w:tblCaption w:val="Table 1: Portfolio"/>
            </w:tblPr>
            <w:tblGrid>
              <w:gridCol w:w="2759"/>
              <w:gridCol w:w="2759"/>
              <w:gridCol w:w="2760"/>
            </w:tblGrid>
            <w:tr w:rsidR="002C6445" w14:paraId="3A6848BE" w14:textId="77777777" w:rsidTr="002C64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44B697AB" w14:textId="5E657931" w:rsidR="002C6445" w:rsidRPr="002C6445" w:rsidRDefault="002C6445" w:rsidP="002C6445">
                  <w:pPr>
                    <w:pStyle w:val="BodyText"/>
                    <w:ind w:left="0"/>
                  </w:pPr>
                  <w:r w:rsidRPr="002C6445">
                    <w:t>Process</w:t>
                  </w:r>
                </w:p>
              </w:tc>
              <w:tc>
                <w:tcPr>
                  <w:tcW w:w="2759" w:type="dxa"/>
                </w:tcPr>
                <w:p w14:paraId="2BE55736" w14:textId="1F81A2EE" w:rsidR="002C6445" w:rsidRPr="002C6445" w:rsidRDefault="002C6445" w:rsidP="002C6445">
                  <w:pPr>
                    <w:pStyle w:val="BodyText"/>
                    <w:ind w:left="0"/>
                    <w:jc w:val="center"/>
                    <w:cnfStyle w:val="100000000000" w:firstRow="1" w:lastRow="0" w:firstColumn="0" w:lastColumn="0" w:oddVBand="0" w:evenVBand="0" w:oddHBand="0" w:evenHBand="0" w:firstRowFirstColumn="0" w:firstRowLastColumn="0" w:lastRowFirstColumn="0" w:lastRowLastColumn="0"/>
                  </w:pPr>
                  <w:r w:rsidRPr="002C6445">
                    <w:t>Prior Knowledge</w:t>
                  </w:r>
                </w:p>
              </w:tc>
              <w:tc>
                <w:tcPr>
                  <w:tcW w:w="2760" w:type="dxa"/>
                </w:tcPr>
                <w:p w14:paraId="184F6F29" w14:textId="20E88996" w:rsidR="002C6445" w:rsidRPr="002C6445" w:rsidRDefault="002C6445" w:rsidP="002C6445">
                  <w:pPr>
                    <w:pStyle w:val="BodyText"/>
                    <w:ind w:left="0"/>
                    <w:jc w:val="center"/>
                    <w:cnfStyle w:val="100000000000" w:firstRow="1" w:lastRow="0" w:firstColumn="0" w:lastColumn="0" w:oddVBand="0" w:evenVBand="0" w:oddHBand="0" w:evenHBand="0" w:firstRowFirstColumn="0" w:firstRowLastColumn="0" w:lastRowFirstColumn="0" w:lastRowLastColumn="0"/>
                  </w:pPr>
                  <w:r w:rsidRPr="002C6445">
                    <w:t>After Task</w:t>
                  </w:r>
                </w:p>
              </w:tc>
            </w:tr>
            <w:tr w:rsidR="002C6445" w14:paraId="627CB8E7" w14:textId="77777777" w:rsidTr="002C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4DBB7A7D" w14:textId="15059E96" w:rsidR="002C6445" w:rsidRPr="002C6445" w:rsidRDefault="002C6445" w:rsidP="002C6445">
                  <w:pPr>
                    <w:pStyle w:val="BodyText"/>
                    <w:ind w:left="0"/>
                  </w:pPr>
                  <w:r>
                    <w:rPr>
                      <w:b w:val="0"/>
                      <w:bCs w:val="0"/>
                    </w:rPr>
                    <w:t>Using a micro:bit</w:t>
                  </w:r>
                </w:p>
              </w:tc>
              <w:tc>
                <w:tcPr>
                  <w:tcW w:w="2759" w:type="dxa"/>
                </w:tcPr>
                <w:p w14:paraId="2C56E29B" w14:textId="00F883B8" w:rsidR="002C6445" w:rsidRDefault="009C5DD1" w:rsidP="002C6445">
                  <w:pPr>
                    <w:pStyle w:val="BodyT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82A027D" wp14:editId="27B9328B">
                        <wp:extent cx="142646" cy="142646"/>
                        <wp:effectExtent l="0" t="0" r="0" b="0"/>
                        <wp:docPr id="6" name="Graphic 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Close with solid fil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flipV="1">
                                  <a:off x="0" y="0"/>
                                  <a:ext cx="156714" cy="156714"/>
                                </a:xfrm>
                                <a:prstGeom prst="rect">
                                  <a:avLst/>
                                </a:prstGeom>
                              </pic:spPr>
                            </pic:pic>
                          </a:graphicData>
                        </a:graphic>
                      </wp:inline>
                    </w:drawing>
                  </w:r>
                </w:p>
              </w:tc>
              <w:tc>
                <w:tcPr>
                  <w:tcW w:w="2760" w:type="dxa"/>
                </w:tcPr>
                <w:p w14:paraId="1C401BF1" w14:textId="438711D5" w:rsidR="002C6445" w:rsidRDefault="00D458ED" w:rsidP="002C6445">
                  <w:pPr>
                    <w:pStyle w:val="BodyText"/>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7FD47C" wp14:editId="0D57B052">
                        <wp:extent cx="135331" cy="135331"/>
                        <wp:effectExtent l="0" t="0" r="0" b="0"/>
                        <wp:docPr id="7" name="Graphic 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descr="Checkmark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56379" cy="156379"/>
                                </a:xfrm>
                                <a:prstGeom prst="rect">
                                  <a:avLst/>
                                </a:prstGeom>
                              </pic:spPr>
                            </pic:pic>
                          </a:graphicData>
                        </a:graphic>
                      </wp:inline>
                    </w:drawing>
                  </w:r>
                </w:p>
              </w:tc>
            </w:tr>
            <w:tr w:rsidR="002C6445" w14:paraId="3C677B6C" w14:textId="77777777" w:rsidTr="002C6445">
              <w:tc>
                <w:tcPr>
                  <w:cnfStyle w:val="001000000000" w:firstRow="0" w:lastRow="0" w:firstColumn="1" w:lastColumn="0" w:oddVBand="0" w:evenVBand="0" w:oddHBand="0" w:evenHBand="0" w:firstRowFirstColumn="0" w:firstRowLastColumn="0" w:lastRowFirstColumn="0" w:lastRowLastColumn="0"/>
                  <w:tcW w:w="2759" w:type="dxa"/>
                </w:tcPr>
                <w:p w14:paraId="38987970" w14:textId="1C8035FC" w:rsidR="002C6445" w:rsidRDefault="00D458ED" w:rsidP="002C6445">
                  <w:pPr>
                    <w:pStyle w:val="BodyText"/>
                    <w:ind w:left="0"/>
                    <w:rPr>
                      <w:b w:val="0"/>
                      <w:bCs w:val="0"/>
                    </w:rPr>
                  </w:pPr>
                  <w:r>
                    <w:rPr>
                      <w:b w:val="0"/>
                      <w:bCs w:val="0"/>
                    </w:rPr>
                    <w:softHyphen/>
                  </w:r>
                  <w:r>
                    <w:rPr>
                      <w:b w:val="0"/>
                      <w:bCs w:val="0"/>
                    </w:rPr>
                    <w:softHyphen/>
                  </w:r>
                  <w:r>
                    <w:rPr>
                      <w:b w:val="0"/>
                      <w:bCs w:val="0"/>
                    </w:rPr>
                    <w:softHyphen/>
                  </w:r>
                  <w:r>
                    <w:rPr>
                      <w:b w:val="0"/>
                      <w:bCs w:val="0"/>
                    </w:rPr>
                    <w:softHyphen/>
                  </w:r>
                  <w:r>
                    <w:rPr>
                      <w:b w:val="0"/>
                      <w:bCs w:val="0"/>
                    </w:rPr>
                    <w:softHyphen/>
                  </w:r>
                  <w:r w:rsidR="002C6445">
                    <w:rPr>
                      <w:b w:val="0"/>
                      <w:bCs w:val="0"/>
                    </w:rPr>
                    <w:t>Importing Modules</w:t>
                  </w:r>
                </w:p>
              </w:tc>
              <w:tc>
                <w:tcPr>
                  <w:tcW w:w="2759" w:type="dxa"/>
                </w:tcPr>
                <w:p w14:paraId="4C777FD9" w14:textId="77777777" w:rsidR="002C6445" w:rsidRDefault="002C6445" w:rsidP="002C6445">
                  <w:pPr>
                    <w:pStyle w:val="BodyText"/>
                    <w:ind w:left="0"/>
                    <w:jc w:val="center"/>
                    <w:cnfStyle w:val="000000000000" w:firstRow="0" w:lastRow="0" w:firstColumn="0" w:lastColumn="0" w:oddVBand="0" w:evenVBand="0" w:oddHBand="0" w:evenHBand="0" w:firstRowFirstColumn="0" w:firstRowLastColumn="0" w:lastRowFirstColumn="0" w:lastRowLastColumn="0"/>
                  </w:pPr>
                </w:p>
              </w:tc>
              <w:tc>
                <w:tcPr>
                  <w:tcW w:w="2760" w:type="dxa"/>
                </w:tcPr>
                <w:p w14:paraId="1F709096" w14:textId="77777777" w:rsidR="002C6445" w:rsidRDefault="002C6445" w:rsidP="002C6445">
                  <w:pPr>
                    <w:pStyle w:val="BodyText"/>
                    <w:ind w:left="0"/>
                    <w:jc w:val="center"/>
                    <w:cnfStyle w:val="000000000000" w:firstRow="0" w:lastRow="0" w:firstColumn="0" w:lastColumn="0" w:oddVBand="0" w:evenVBand="0" w:oddHBand="0" w:evenHBand="0" w:firstRowFirstColumn="0" w:firstRowLastColumn="0" w:lastRowFirstColumn="0" w:lastRowLastColumn="0"/>
                  </w:pPr>
                </w:p>
              </w:tc>
            </w:tr>
            <w:tr w:rsidR="002C6445" w14:paraId="5496B82E" w14:textId="77777777" w:rsidTr="002C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3E370741" w14:textId="4FB7FE7C" w:rsidR="002C6445" w:rsidRDefault="002C6445" w:rsidP="002C6445">
                  <w:pPr>
                    <w:pStyle w:val="BodyText"/>
                    <w:ind w:left="0"/>
                    <w:rPr>
                      <w:b w:val="0"/>
                      <w:bCs w:val="0"/>
                    </w:rPr>
                  </w:pPr>
                  <w:r>
                    <w:rPr>
                      <w:b w:val="0"/>
                      <w:bCs w:val="0"/>
                    </w:rPr>
                    <w:t>if Statements</w:t>
                  </w:r>
                </w:p>
              </w:tc>
              <w:tc>
                <w:tcPr>
                  <w:tcW w:w="2759" w:type="dxa"/>
                </w:tcPr>
                <w:p w14:paraId="601E1497" w14:textId="77777777" w:rsidR="002C6445" w:rsidRDefault="002C6445" w:rsidP="002C6445">
                  <w:pPr>
                    <w:pStyle w:val="BodyText"/>
                    <w:ind w:left="0"/>
                    <w:jc w:val="center"/>
                    <w:cnfStyle w:val="000000100000" w:firstRow="0" w:lastRow="0" w:firstColumn="0" w:lastColumn="0" w:oddVBand="0" w:evenVBand="0" w:oddHBand="1" w:evenHBand="0" w:firstRowFirstColumn="0" w:firstRowLastColumn="0" w:lastRowFirstColumn="0" w:lastRowLastColumn="0"/>
                  </w:pPr>
                </w:p>
              </w:tc>
              <w:tc>
                <w:tcPr>
                  <w:tcW w:w="2760" w:type="dxa"/>
                </w:tcPr>
                <w:p w14:paraId="7D08C5BC" w14:textId="77777777" w:rsidR="002C6445" w:rsidRDefault="002C6445" w:rsidP="002C6445">
                  <w:pPr>
                    <w:pStyle w:val="BodyText"/>
                    <w:ind w:left="0"/>
                    <w:jc w:val="center"/>
                    <w:cnfStyle w:val="000000100000" w:firstRow="0" w:lastRow="0" w:firstColumn="0" w:lastColumn="0" w:oddVBand="0" w:evenVBand="0" w:oddHBand="1" w:evenHBand="0" w:firstRowFirstColumn="0" w:firstRowLastColumn="0" w:lastRowFirstColumn="0" w:lastRowLastColumn="0"/>
                  </w:pPr>
                </w:p>
              </w:tc>
            </w:tr>
            <w:tr w:rsidR="002C6445" w14:paraId="3D72233D" w14:textId="77777777" w:rsidTr="002C6445">
              <w:tc>
                <w:tcPr>
                  <w:cnfStyle w:val="001000000000" w:firstRow="0" w:lastRow="0" w:firstColumn="1" w:lastColumn="0" w:oddVBand="0" w:evenVBand="0" w:oddHBand="0" w:evenHBand="0" w:firstRowFirstColumn="0" w:firstRowLastColumn="0" w:lastRowFirstColumn="0" w:lastRowLastColumn="0"/>
                  <w:tcW w:w="2759" w:type="dxa"/>
                </w:tcPr>
                <w:p w14:paraId="6F07C8FF" w14:textId="4A0578BF" w:rsidR="002C6445" w:rsidRDefault="002C6445" w:rsidP="002C6445">
                  <w:pPr>
                    <w:pStyle w:val="BodyText"/>
                    <w:ind w:left="0"/>
                    <w:rPr>
                      <w:b w:val="0"/>
                      <w:bCs w:val="0"/>
                    </w:rPr>
                  </w:pPr>
                  <w:r>
                    <w:rPr>
                      <w:b w:val="0"/>
                      <w:bCs w:val="0"/>
                    </w:rPr>
                    <w:t>if-elif-else Statements</w:t>
                  </w:r>
                </w:p>
              </w:tc>
              <w:tc>
                <w:tcPr>
                  <w:tcW w:w="2759" w:type="dxa"/>
                </w:tcPr>
                <w:p w14:paraId="18B6D626" w14:textId="77777777" w:rsidR="002C6445" w:rsidRDefault="002C6445" w:rsidP="002C6445">
                  <w:pPr>
                    <w:pStyle w:val="BodyText"/>
                    <w:ind w:left="0"/>
                    <w:jc w:val="center"/>
                    <w:cnfStyle w:val="000000000000" w:firstRow="0" w:lastRow="0" w:firstColumn="0" w:lastColumn="0" w:oddVBand="0" w:evenVBand="0" w:oddHBand="0" w:evenHBand="0" w:firstRowFirstColumn="0" w:firstRowLastColumn="0" w:lastRowFirstColumn="0" w:lastRowLastColumn="0"/>
                  </w:pPr>
                </w:p>
              </w:tc>
              <w:tc>
                <w:tcPr>
                  <w:tcW w:w="2760" w:type="dxa"/>
                </w:tcPr>
                <w:p w14:paraId="39423EDB" w14:textId="77777777" w:rsidR="002C6445" w:rsidRDefault="002C6445" w:rsidP="002C6445">
                  <w:pPr>
                    <w:pStyle w:val="BodyText"/>
                    <w:ind w:left="0"/>
                    <w:jc w:val="center"/>
                    <w:cnfStyle w:val="000000000000" w:firstRow="0" w:lastRow="0" w:firstColumn="0" w:lastColumn="0" w:oddVBand="0" w:evenVBand="0" w:oddHBand="0" w:evenHBand="0" w:firstRowFirstColumn="0" w:firstRowLastColumn="0" w:lastRowFirstColumn="0" w:lastRowLastColumn="0"/>
                  </w:pPr>
                </w:p>
              </w:tc>
            </w:tr>
            <w:tr w:rsidR="002C6445" w14:paraId="5F2034F2" w14:textId="77777777" w:rsidTr="002C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5DB2B45D" w14:textId="04A324B5" w:rsidR="002C6445" w:rsidRDefault="002C6445" w:rsidP="002C6445">
                  <w:pPr>
                    <w:pStyle w:val="BodyText"/>
                    <w:ind w:left="0"/>
                    <w:rPr>
                      <w:b w:val="0"/>
                      <w:bCs w:val="0"/>
                    </w:rPr>
                  </w:pPr>
                  <w:r>
                    <w:rPr>
                      <w:b w:val="0"/>
                      <w:bCs w:val="0"/>
                    </w:rPr>
                    <w:t>while Loops</w:t>
                  </w:r>
                </w:p>
              </w:tc>
              <w:tc>
                <w:tcPr>
                  <w:tcW w:w="2759" w:type="dxa"/>
                </w:tcPr>
                <w:p w14:paraId="2BBE454E" w14:textId="77777777" w:rsidR="002C6445" w:rsidRDefault="002C6445" w:rsidP="002C6445">
                  <w:pPr>
                    <w:pStyle w:val="BodyText"/>
                    <w:ind w:left="0"/>
                    <w:jc w:val="center"/>
                    <w:cnfStyle w:val="000000100000" w:firstRow="0" w:lastRow="0" w:firstColumn="0" w:lastColumn="0" w:oddVBand="0" w:evenVBand="0" w:oddHBand="1" w:evenHBand="0" w:firstRowFirstColumn="0" w:firstRowLastColumn="0" w:lastRowFirstColumn="0" w:lastRowLastColumn="0"/>
                  </w:pPr>
                </w:p>
              </w:tc>
              <w:tc>
                <w:tcPr>
                  <w:tcW w:w="2760" w:type="dxa"/>
                </w:tcPr>
                <w:p w14:paraId="3D757BEE" w14:textId="77777777" w:rsidR="002C6445" w:rsidRDefault="002C6445" w:rsidP="003A5275">
                  <w:pPr>
                    <w:pStyle w:val="BodyText"/>
                    <w:ind w:left="0"/>
                    <w:jc w:val="center"/>
                    <w:cnfStyle w:val="000000100000" w:firstRow="0" w:lastRow="0" w:firstColumn="0" w:lastColumn="0" w:oddVBand="0" w:evenVBand="0" w:oddHBand="1" w:evenHBand="0" w:firstRowFirstColumn="0" w:firstRowLastColumn="0" w:lastRowFirstColumn="0" w:lastRowLastColumn="0"/>
                  </w:pPr>
                </w:p>
              </w:tc>
            </w:tr>
            <w:tr w:rsidR="002C6445" w14:paraId="27DC210E" w14:textId="77777777" w:rsidTr="002C6445">
              <w:tc>
                <w:tcPr>
                  <w:cnfStyle w:val="001000000000" w:firstRow="0" w:lastRow="0" w:firstColumn="1" w:lastColumn="0" w:oddVBand="0" w:evenVBand="0" w:oddHBand="0" w:evenHBand="0" w:firstRowFirstColumn="0" w:firstRowLastColumn="0" w:lastRowFirstColumn="0" w:lastRowLastColumn="0"/>
                  <w:tcW w:w="2759" w:type="dxa"/>
                </w:tcPr>
                <w:p w14:paraId="5DC2D939" w14:textId="2434661F" w:rsidR="002C6445" w:rsidRDefault="002C6445" w:rsidP="002C6445">
                  <w:pPr>
                    <w:pStyle w:val="BodyText"/>
                    <w:ind w:left="0"/>
                    <w:rPr>
                      <w:b w:val="0"/>
                      <w:bCs w:val="0"/>
                    </w:rPr>
                  </w:pPr>
                  <w:r>
                    <w:rPr>
                      <w:b w:val="0"/>
                      <w:bCs w:val="0"/>
                    </w:rPr>
                    <w:t>for Loops</w:t>
                  </w:r>
                </w:p>
              </w:tc>
              <w:tc>
                <w:tcPr>
                  <w:tcW w:w="2759" w:type="dxa"/>
                </w:tcPr>
                <w:p w14:paraId="17144922" w14:textId="77777777" w:rsidR="002C6445" w:rsidRDefault="002C6445" w:rsidP="002C6445">
                  <w:pPr>
                    <w:pStyle w:val="BodyText"/>
                    <w:ind w:left="0"/>
                    <w:jc w:val="center"/>
                    <w:cnfStyle w:val="000000000000" w:firstRow="0" w:lastRow="0" w:firstColumn="0" w:lastColumn="0" w:oddVBand="0" w:evenVBand="0" w:oddHBand="0" w:evenHBand="0" w:firstRowFirstColumn="0" w:firstRowLastColumn="0" w:lastRowFirstColumn="0" w:lastRowLastColumn="0"/>
                  </w:pPr>
                </w:p>
              </w:tc>
              <w:tc>
                <w:tcPr>
                  <w:tcW w:w="2760" w:type="dxa"/>
                </w:tcPr>
                <w:p w14:paraId="004666A3" w14:textId="77777777" w:rsidR="002C6445" w:rsidRDefault="002C6445" w:rsidP="003A5275">
                  <w:pPr>
                    <w:pStyle w:val="BodyText"/>
                    <w:ind w:left="0"/>
                    <w:jc w:val="center"/>
                    <w:cnfStyle w:val="000000000000" w:firstRow="0" w:lastRow="0" w:firstColumn="0" w:lastColumn="0" w:oddVBand="0" w:evenVBand="0" w:oddHBand="0" w:evenHBand="0" w:firstRowFirstColumn="0" w:firstRowLastColumn="0" w:lastRowFirstColumn="0" w:lastRowLastColumn="0"/>
                  </w:pPr>
                </w:p>
              </w:tc>
            </w:tr>
            <w:tr w:rsidR="002C6445" w14:paraId="5C78101F" w14:textId="77777777" w:rsidTr="002C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42F4138A" w14:textId="2E8BED71" w:rsidR="002C6445" w:rsidRDefault="009C5DD1" w:rsidP="002C6445">
                  <w:pPr>
                    <w:pStyle w:val="BodyText"/>
                    <w:ind w:left="0"/>
                    <w:rPr>
                      <w:b w:val="0"/>
                      <w:bCs w:val="0"/>
                    </w:rPr>
                  </w:pPr>
                  <w:r>
                    <w:rPr>
                      <w:b w:val="0"/>
                      <w:bCs w:val="0"/>
                    </w:rPr>
                    <w:t>continue Keyword</w:t>
                  </w:r>
                </w:p>
              </w:tc>
              <w:tc>
                <w:tcPr>
                  <w:tcW w:w="2759" w:type="dxa"/>
                </w:tcPr>
                <w:p w14:paraId="289E8048" w14:textId="77777777" w:rsidR="002C6445" w:rsidRDefault="002C6445" w:rsidP="002C6445">
                  <w:pPr>
                    <w:pStyle w:val="BodyText"/>
                    <w:ind w:left="0"/>
                    <w:jc w:val="center"/>
                    <w:cnfStyle w:val="000000100000" w:firstRow="0" w:lastRow="0" w:firstColumn="0" w:lastColumn="0" w:oddVBand="0" w:evenVBand="0" w:oddHBand="1" w:evenHBand="0" w:firstRowFirstColumn="0" w:firstRowLastColumn="0" w:lastRowFirstColumn="0" w:lastRowLastColumn="0"/>
                  </w:pPr>
                </w:p>
              </w:tc>
              <w:tc>
                <w:tcPr>
                  <w:tcW w:w="2760" w:type="dxa"/>
                </w:tcPr>
                <w:p w14:paraId="63AC1A41" w14:textId="77777777" w:rsidR="002C6445" w:rsidRDefault="002C6445" w:rsidP="003A5275">
                  <w:pPr>
                    <w:pStyle w:val="BodyText"/>
                    <w:ind w:left="0"/>
                    <w:jc w:val="center"/>
                    <w:cnfStyle w:val="000000100000" w:firstRow="0" w:lastRow="0" w:firstColumn="0" w:lastColumn="0" w:oddVBand="0" w:evenVBand="0" w:oddHBand="1" w:evenHBand="0" w:firstRowFirstColumn="0" w:firstRowLastColumn="0" w:lastRowFirstColumn="0" w:lastRowLastColumn="0"/>
                  </w:pPr>
                </w:p>
              </w:tc>
            </w:tr>
            <w:tr w:rsidR="009C5DD1" w14:paraId="714E4253" w14:textId="77777777" w:rsidTr="002C6445">
              <w:tc>
                <w:tcPr>
                  <w:cnfStyle w:val="001000000000" w:firstRow="0" w:lastRow="0" w:firstColumn="1" w:lastColumn="0" w:oddVBand="0" w:evenVBand="0" w:oddHBand="0" w:evenHBand="0" w:firstRowFirstColumn="0" w:firstRowLastColumn="0" w:lastRowFirstColumn="0" w:lastRowLastColumn="0"/>
                  <w:tcW w:w="2759" w:type="dxa"/>
                </w:tcPr>
                <w:p w14:paraId="2DC91A12" w14:textId="6AEA26A6" w:rsidR="009C5DD1" w:rsidRDefault="009C5DD1" w:rsidP="002C6445">
                  <w:pPr>
                    <w:pStyle w:val="BodyText"/>
                    <w:ind w:left="0"/>
                    <w:rPr>
                      <w:b w:val="0"/>
                      <w:bCs w:val="0"/>
                    </w:rPr>
                  </w:pPr>
                  <w:r>
                    <w:rPr>
                      <w:b w:val="0"/>
                      <w:bCs w:val="0"/>
                    </w:rPr>
                    <w:t>Functions and Procedures</w:t>
                  </w:r>
                </w:p>
              </w:tc>
              <w:tc>
                <w:tcPr>
                  <w:tcW w:w="2759" w:type="dxa"/>
                </w:tcPr>
                <w:p w14:paraId="16F9F337" w14:textId="77777777" w:rsidR="009C5DD1" w:rsidRDefault="009C5DD1" w:rsidP="002C6445">
                  <w:pPr>
                    <w:pStyle w:val="BodyText"/>
                    <w:ind w:left="0"/>
                    <w:jc w:val="center"/>
                    <w:cnfStyle w:val="000000000000" w:firstRow="0" w:lastRow="0" w:firstColumn="0" w:lastColumn="0" w:oddVBand="0" w:evenVBand="0" w:oddHBand="0" w:evenHBand="0" w:firstRowFirstColumn="0" w:firstRowLastColumn="0" w:lastRowFirstColumn="0" w:lastRowLastColumn="0"/>
                  </w:pPr>
                </w:p>
              </w:tc>
              <w:tc>
                <w:tcPr>
                  <w:tcW w:w="2760" w:type="dxa"/>
                </w:tcPr>
                <w:p w14:paraId="0DF4542F" w14:textId="77777777" w:rsidR="009C5DD1" w:rsidRDefault="009C5DD1" w:rsidP="003A5275">
                  <w:pPr>
                    <w:pStyle w:val="BodyText"/>
                    <w:ind w:left="0"/>
                    <w:jc w:val="center"/>
                    <w:cnfStyle w:val="000000000000" w:firstRow="0" w:lastRow="0" w:firstColumn="0" w:lastColumn="0" w:oddVBand="0" w:evenVBand="0" w:oddHBand="0" w:evenHBand="0" w:firstRowFirstColumn="0" w:firstRowLastColumn="0" w:lastRowFirstColumn="0" w:lastRowLastColumn="0"/>
                  </w:pPr>
                </w:p>
              </w:tc>
            </w:tr>
            <w:tr w:rsidR="009C5DD1" w14:paraId="2C5E7EC7" w14:textId="77777777" w:rsidTr="002C64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9" w:type="dxa"/>
                </w:tcPr>
                <w:p w14:paraId="34163FD4" w14:textId="08F3CE7F" w:rsidR="009C5DD1" w:rsidRDefault="009C5DD1" w:rsidP="002C6445">
                  <w:pPr>
                    <w:pStyle w:val="BodyText"/>
                    <w:ind w:left="0"/>
                    <w:rPr>
                      <w:b w:val="0"/>
                      <w:bCs w:val="0"/>
                    </w:rPr>
                  </w:pPr>
                  <w:r>
                    <w:rPr>
                      <w:b w:val="0"/>
                      <w:bCs w:val="0"/>
                    </w:rPr>
                    <w:t>User Input</w:t>
                  </w:r>
                </w:p>
              </w:tc>
              <w:tc>
                <w:tcPr>
                  <w:tcW w:w="2759" w:type="dxa"/>
                </w:tcPr>
                <w:p w14:paraId="549B84A0" w14:textId="77777777" w:rsidR="009C5DD1" w:rsidRDefault="009C5DD1" w:rsidP="002C6445">
                  <w:pPr>
                    <w:pStyle w:val="BodyText"/>
                    <w:ind w:left="0"/>
                    <w:jc w:val="center"/>
                    <w:cnfStyle w:val="000000100000" w:firstRow="0" w:lastRow="0" w:firstColumn="0" w:lastColumn="0" w:oddVBand="0" w:evenVBand="0" w:oddHBand="1" w:evenHBand="0" w:firstRowFirstColumn="0" w:firstRowLastColumn="0" w:lastRowFirstColumn="0" w:lastRowLastColumn="0"/>
                  </w:pPr>
                </w:p>
              </w:tc>
              <w:tc>
                <w:tcPr>
                  <w:tcW w:w="2760" w:type="dxa"/>
                </w:tcPr>
                <w:p w14:paraId="6D3BDB71" w14:textId="77777777" w:rsidR="009C5DD1" w:rsidRDefault="009C5DD1" w:rsidP="003A5275">
                  <w:pPr>
                    <w:pStyle w:val="BodyText"/>
                    <w:ind w:left="0"/>
                    <w:jc w:val="center"/>
                    <w:cnfStyle w:val="000000100000" w:firstRow="0" w:lastRow="0" w:firstColumn="0" w:lastColumn="0" w:oddVBand="0" w:evenVBand="0" w:oddHBand="1" w:evenHBand="0" w:firstRowFirstColumn="0" w:firstRowLastColumn="0" w:lastRowFirstColumn="0" w:lastRowLastColumn="0"/>
                  </w:pPr>
                </w:p>
              </w:tc>
            </w:tr>
          </w:tbl>
          <w:p w14:paraId="0994B46D" w14:textId="77777777" w:rsidR="009C5DD1" w:rsidRDefault="009C5DD1" w:rsidP="002C6445">
            <w:pPr>
              <w:pStyle w:val="BodyText"/>
              <w:ind w:left="0"/>
            </w:pPr>
          </w:p>
        </w:tc>
      </w:tr>
    </w:tbl>
    <w:p w14:paraId="24C3278D" w14:textId="77777777" w:rsidR="00296010" w:rsidRDefault="00296010">
      <w:r>
        <w:br w:type="page"/>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96010" w14:paraId="05C6D80F" w14:textId="77777777" w:rsidTr="00296010">
        <w:tc>
          <w:tcPr>
            <w:tcW w:w="8504" w:type="dxa"/>
          </w:tcPr>
          <w:p w14:paraId="2EAB8981" w14:textId="385B61C9" w:rsidR="00296010" w:rsidRPr="002C6445" w:rsidRDefault="00296010" w:rsidP="002C6445">
            <w:pPr>
              <w:pStyle w:val="BodyText"/>
              <w:ind w:left="0"/>
            </w:pPr>
          </w:p>
        </w:tc>
      </w:tr>
    </w:tbl>
    <w:p w14:paraId="168AA7D4" w14:textId="109D306C" w:rsidR="00924495" w:rsidRDefault="00A87CD5" w:rsidP="00A87CD5">
      <w:pPr>
        <w:pStyle w:val="Heading2"/>
      </w:pPr>
      <w:bookmarkStart w:id="216" w:name="_Toc138945121"/>
      <w:r>
        <w:t>Indexing Into a List</w:t>
      </w:r>
      <w:bookmarkEnd w:id="216"/>
    </w:p>
    <w:p w14:paraId="5F18A63D" w14:textId="77777777" w:rsidR="00A87CD5" w:rsidRDefault="00A87CD5" w:rsidP="00A87CD5">
      <w:pPr>
        <w:pStyle w:val="BodyText"/>
      </w:pPr>
      <w:r w:rsidRPr="00AA7D52">
        <w:t xml:space="preserve">Use square brackets after the list name to index into a list. </w:t>
      </w:r>
    </w:p>
    <w:p w14:paraId="1F4C9998" w14:textId="3A115A21" w:rsidR="00C54486" w:rsidRDefault="00A87CD5" w:rsidP="00C54486">
      <w:pPr>
        <w:pStyle w:val="BodyText"/>
      </w:pPr>
      <w:r w:rsidRPr="00AA7D52">
        <w:t>Python uses zero-indexing for lists.</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2678A" w14:paraId="2CB6F79D" w14:textId="77777777" w:rsidTr="00296010">
        <w:tc>
          <w:tcPr>
            <w:tcW w:w="8504" w:type="dxa"/>
          </w:tcPr>
          <w:p w14:paraId="1FE849B2" w14:textId="43A4AB4E" w:rsidR="0082678A" w:rsidRDefault="0082678A" w:rsidP="0082678A">
            <w:pPr>
              <w:pStyle w:val="BodyText"/>
              <w:keepNext/>
              <w:ind w:left="0"/>
              <w:jc w:val="center"/>
            </w:pPr>
            <w:r>
              <w:rPr>
                <w:noProof/>
              </w:rPr>
              <w:drawing>
                <wp:inline distT="0" distB="0" distL="0" distR="0" wp14:anchorId="0EBFDDE8" wp14:editId="075C71BC">
                  <wp:extent cx="5259600" cy="101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a:extLst>
                              <a:ext uri="{28A0092B-C50C-407E-A947-70E740481C1C}">
                                <a14:useLocalDpi xmlns:a14="http://schemas.microsoft.com/office/drawing/2010/main" val="0"/>
                              </a:ext>
                            </a:extLst>
                          </a:blip>
                          <a:srcRect b="74160"/>
                          <a:stretch/>
                        </pic:blipFill>
                        <pic:spPr bwMode="auto">
                          <a:xfrm>
                            <a:off x="0" y="0"/>
                            <a:ext cx="5259600" cy="1018800"/>
                          </a:xfrm>
                          <a:prstGeom prst="rect">
                            <a:avLst/>
                          </a:prstGeom>
                          <a:noFill/>
                          <a:ln>
                            <a:noFill/>
                          </a:ln>
                          <a:extLst>
                            <a:ext uri="{53640926-AAD7-44D8-BBD7-CCE9431645EC}">
                              <a14:shadowObscured xmlns:a14="http://schemas.microsoft.com/office/drawing/2010/main"/>
                            </a:ext>
                          </a:extLst>
                        </pic:spPr>
                      </pic:pic>
                    </a:graphicData>
                  </a:graphic>
                </wp:inline>
              </w:drawing>
            </w:r>
          </w:p>
          <w:p w14:paraId="319E9B42" w14:textId="65D8D888" w:rsidR="00296010" w:rsidRPr="00296010" w:rsidRDefault="0082678A" w:rsidP="00296010">
            <w:pPr>
              <w:pStyle w:val="Caption"/>
            </w:pPr>
            <w:bookmarkStart w:id="217" w:name="_Toc138945151"/>
            <w:r>
              <w:t xml:space="preserve">Figure </w:t>
            </w:r>
            <w:r w:rsidR="009B41DC">
              <w:fldChar w:fldCharType="begin"/>
            </w:r>
            <w:r w:rsidR="009B41DC">
              <w:instrText xml:space="preserve"> SEQ Figure \* ARABIC </w:instrText>
            </w:r>
            <w:r w:rsidR="009B41DC">
              <w:fldChar w:fldCharType="separate"/>
            </w:r>
            <w:ins w:id="218" w:author="Richardson, Corey A (GBR)" w:date="2025-06-30T13:07:00Z" w16du:dateUtc="2025-06-30T12:07:00Z">
              <w:r w:rsidR="009B41DC">
                <w:rPr>
                  <w:noProof/>
                </w:rPr>
                <w:t>22</w:t>
              </w:r>
            </w:ins>
            <w:del w:id="219" w:author="Richardson, Corey A (GBR)" w:date="2025-06-30T13:07:00Z" w16du:dateUtc="2025-06-30T12:07:00Z">
              <w:r w:rsidR="00AC093B" w:rsidDel="009B41DC">
                <w:rPr>
                  <w:noProof/>
                </w:rPr>
                <w:delText>2</w:delText>
              </w:r>
            </w:del>
            <w:r w:rsidR="009B41DC">
              <w:rPr>
                <w:noProof/>
              </w:rPr>
              <w:fldChar w:fldCharType="end"/>
            </w:r>
            <w:r>
              <w:t>: Indexing Into a Lis</w:t>
            </w:r>
            <w:r w:rsidR="00C54486">
              <w:t>t</w:t>
            </w:r>
            <w:bookmarkEnd w:id="217"/>
          </w:p>
        </w:tc>
      </w:tr>
    </w:tbl>
    <w:p w14:paraId="26351FFB" w14:textId="1F2EE198" w:rsidR="00A87CD5" w:rsidRDefault="001D08F2" w:rsidP="001D08F2">
      <w:pPr>
        <w:pStyle w:val="Heading2"/>
      </w:pPr>
      <w:bookmarkStart w:id="220" w:name="_Toc138945122"/>
      <w:r>
        <w:t>String .find() Method</w:t>
      </w:r>
      <w:bookmarkEnd w:id="220"/>
    </w:p>
    <w:p w14:paraId="4630ACE5" w14:textId="77777777" w:rsidR="001D08F2" w:rsidRDefault="001D08F2" w:rsidP="001D08F2">
      <w:pPr>
        <w:pStyle w:val="BodyText"/>
      </w:pPr>
      <w:r>
        <w:t xml:space="preserve">The </w:t>
      </w:r>
      <w:r w:rsidRPr="00624E16">
        <w:rPr>
          <w:b/>
          <w:bCs/>
        </w:rPr>
        <w:t>.find()</w:t>
      </w:r>
      <w:r>
        <w:t xml:space="preserve"> method finds the first occurrence of the specified value.</w:t>
      </w:r>
    </w:p>
    <w:p w14:paraId="3DB7A0B3" w14:textId="787F0C03" w:rsidR="00924495" w:rsidRDefault="001D08F2" w:rsidP="00C54486">
      <w:pPr>
        <w:pStyle w:val="BodyText"/>
      </w:pPr>
      <w:r>
        <w:t xml:space="preserve">The </w:t>
      </w:r>
      <w:r w:rsidRPr="00624E16">
        <w:rPr>
          <w:b/>
          <w:bCs/>
        </w:rPr>
        <w:t>.find()</w:t>
      </w:r>
      <w:r>
        <w:t xml:space="preserve"> method returns `-1` if the value is not found.</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8"/>
      </w:tblGrid>
      <w:tr w:rsidR="00C54486" w14:paraId="6DCD4397" w14:textId="77777777" w:rsidTr="00296010">
        <w:tc>
          <w:tcPr>
            <w:tcW w:w="8494" w:type="dxa"/>
          </w:tcPr>
          <w:p w14:paraId="6A83E3D3" w14:textId="77777777" w:rsidR="00C54486" w:rsidRDefault="00C54486" w:rsidP="00C54486">
            <w:pPr>
              <w:pStyle w:val="BodyText"/>
              <w:keepNext/>
              <w:ind w:left="0"/>
              <w:jc w:val="center"/>
            </w:pPr>
            <w:r>
              <w:rPr>
                <w:noProof/>
              </w:rPr>
              <w:drawing>
                <wp:inline distT="0" distB="0" distL="0" distR="0" wp14:anchorId="6221CE9F" wp14:editId="0083EF79">
                  <wp:extent cx="5259600" cy="7236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b="81696"/>
                          <a:stretch/>
                        </pic:blipFill>
                        <pic:spPr bwMode="auto">
                          <a:xfrm>
                            <a:off x="0" y="0"/>
                            <a:ext cx="5259600" cy="723600"/>
                          </a:xfrm>
                          <a:prstGeom prst="rect">
                            <a:avLst/>
                          </a:prstGeom>
                          <a:noFill/>
                          <a:ln>
                            <a:noFill/>
                          </a:ln>
                          <a:extLst>
                            <a:ext uri="{53640926-AAD7-44D8-BBD7-CCE9431645EC}">
                              <a14:shadowObscured xmlns:a14="http://schemas.microsoft.com/office/drawing/2010/main"/>
                            </a:ext>
                          </a:extLst>
                        </pic:spPr>
                      </pic:pic>
                    </a:graphicData>
                  </a:graphic>
                </wp:inline>
              </w:drawing>
            </w:r>
          </w:p>
          <w:p w14:paraId="2A64884A" w14:textId="1D61D584" w:rsidR="00296010" w:rsidRPr="00296010" w:rsidRDefault="00C54486" w:rsidP="00296010">
            <w:pPr>
              <w:pStyle w:val="Caption"/>
            </w:pPr>
            <w:bookmarkStart w:id="221" w:name="_Toc138945152"/>
            <w:r>
              <w:t xml:space="preserve">Figure </w:t>
            </w:r>
            <w:r w:rsidR="009B41DC">
              <w:fldChar w:fldCharType="begin"/>
            </w:r>
            <w:r w:rsidR="009B41DC">
              <w:instrText xml:space="preserve"> SEQ Figure \* ARABIC </w:instrText>
            </w:r>
            <w:r w:rsidR="009B41DC">
              <w:fldChar w:fldCharType="separate"/>
            </w:r>
            <w:ins w:id="222" w:author="Richardson, Corey A (GBR)" w:date="2025-06-30T13:07:00Z" w16du:dateUtc="2025-06-30T12:07:00Z">
              <w:r w:rsidR="009B41DC">
                <w:rPr>
                  <w:noProof/>
                </w:rPr>
                <w:t>33</w:t>
              </w:r>
            </w:ins>
            <w:del w:id="223" w:author="Richardson, Corey A (GBR)" w:date="2025-06-30T13:07:00Z" w16du:dateUtc="2025-06-30T12:07:00Z">
              <w:r w:rsidR="00AC093B" w:rsidDel="009B41DC">
                <w:rPr>
                  <w:noProof/>
                </w:rPr>
                <w:delText>3</w:delText>
              </w:r>
            </w:del>
            <w:r w:rsidR="009B41DC">
              <w:rPr>
                <w:noProof/>
              </w:rPr>
              <w:fldChar w:fldCharType="end"/>
            </w:r>
            <w:r>
              <w:t>: String .find() Method</w:t>
            </w:r>
            <w:bookmarkEnd w:id="221"/>
          </w:p>
        </w:tc>
      </w:tr>
    </w:tbl>
    <w:p w14:paraId="07CDA9D6" w14:textId="19BA2544" w:rsidR="00296010" w:rsidDel="00351C97" w:rsidRDefault="00296010" w:rsidP="00296010">
      <w:pPr>
        <w:pStyle w:val="Heading2"/>
        <w:numPr>
          <w:ilvl w:val="0"/>
          <w:numId w:val="0"/>
        </w:numPr>
        <w:ind w:left="426"/>
        <w:rPr>
          <w:del w:id="224" w:author="Wells, Kellie S                           Export License Required - US Collins" w:date="2023-06-29T17:27:00Z"/>
        </w:rPr>
      </w:pPr>
    </w:p>
    <w:p w14:paraId="12818C3A" w14:textId="1854E21A" w:rsidR="00296010" w:rsidDel="00351C97" w:rsidRDefault="00296010">
      <w:pPr>
        <w:rPr>
          <w:del w:id="225" w:author="Wells, Kellie S                           Export License Required - US Collins" w:date="2023-06-29T17:27:00Z"/>
          <w:b/>
          <w:sz w:val="32"/>
        </w:rPr>
      </w:pPr>
      <w:del w:id="226" w:author="Wells, Kellie S                           Export License Required - US Collins" w:date="2023-06-29T17:27:00Z">
        <w:r w:rsidDel="00351C97">
          <w:br w:type="page"/>
        </w:r>
      </w:del>
    </w:p>
    <w:p w14:paraId="0106FEC9" w14:textId="4F54EB24" w:rsidR="009C5DD1" w:rsidRPr="00BB49E8" w:rsidRDefault="009C5DD1" w:rsidP="00BB49E8">
      <w:pPr>
        <w:pStyle w:val="Heading2"/>
      </w:pPr>
      <w:bookmarkStart w:id="227" w:name="_Toc138945123"/>
      <w:r w:rsidRPr="00BB49E8">
        <w:lastRenderedPageBreak/>
        <w:t>Python Structure Guide: In</w:t>
      </w:r>
      <w:r w:rsidR="00C54486" w:rsidRPr="00BB49E8">
        <w:t>d</w:t>
      </w:r>
      <w:r w:rsidRPr="00BB49E8">
        <w:t>entation</w:t>
      </w:r>
      <w:bookmarkEnd w:id="227"/>
    </w:p>
    <w:p w14:paraId="0E55DEA8" w14:textId="7565F280" w:rsidR="00D458ED" w:rsidRDefault="00D458ED" w:rsidP="00D458ED">
      <w:pPr>
        <w:pStyle w:val="BodyText"/>
      </w:pPr>
      <w:r w:rsidRPr="00D458ED">
        <w:t>Where in other programming languages the indentation in code is for readability only, the indentation in Python is very important.</w:t>
      </w:r>
    </w:p>
    <w:p w14:paraId="7F0B7024" w14:textId="42D52F0F" w:rsidR="00870F3E" w:rsidRDefault="00D458ED" w:rsidP="005C5263">
      <w:pPr>
        <w:pStyle w:val="BodyText"/>
      </w:pPr>
      <w:r w:rsidRPr="00D458ED">
        <w:t xml:space="preserve">Python uses indentation to indicate a </w:t>
      </w:r>
      <w:r w:rsidRPr="00D458ED">
        <w:rPr>
          <w:i/>
          <w:iCs/>
        </w:rPr>
        <w:t>block</w:t>
      </w:r>
      <w:r w:rsidRPr="00D458ED">
        <w:t xml:space="preserve"> of code.</w:t>
      </w:r>
      <w:r w:rsidR="005C5263">
        <w:t xml:space="preserve"> </w:t>
      </w:r>
      <w:r w:rsidR="00870F3E" w:rsidRPr="00870F3E">
        <w:t>Indentation refers to the spaces at the beginning of a code line.</w:t>
      </w:r>
    </w:p>
    <w:p w14:paraId="7AE3F49C" w14:textId="316C7E35" w:rsidR="00870F3E" w:rsidRDefault="00870F3E" w:rsidP="00870F3E">
      <w:pPr>
        <w:pStyle w:val="BodyText"/>
      </w:pPr>
      <w:r>
        <w:t xml:space="preserve">In this code, Python can see that the </w:t>
      </w:r>
      <w:r w:rsidRPr="00870F3E">
        <w:rPr>
          <w:b/>
          <w:bCs/>
        </w:rPr>
        <w:t>print</w:t>
      </w:r>
      <w:r>
        <w:t xml:space="preserve"> statement </w:t>
      </w:r>
      <w:r w:rsidRPr="00870F3E">
        <w:rPr>
          <w:i/>
          <w:iCs/>
        </w:rPr>
        <w:t>belongs to</w:t>
      </w:r>
      <w:r>
        <w:t xml:space="preserve"> the </w:t>
      </w:r>
      <w:r w:rsidRPr="00870F3E">
        <w:rPr>
          <w:b/>
          <w:bCs/>
        </w:rPr>
        <w:t>if</w:t>
      </w:r>
      <w:r>
        <w:t xml:space="preserve"> statement and will only be run if the </w:t>
      </w:r>
      <w:r w:rsidRPr="00870F3E">
        <w:rPr>
          <w:i/>
          <w:iCs/>
        </w:rPr>
        <w:t>condition</w:t>
      </w:r>
      <w:r>
        <w:t xml:space="preserve"> </w:t>
      </w:r>
      <w:r w:rsidRPr="00870F3E">
        <w:rPr>
          <w:b/>
          <w:bCs/>
        </w:rPr>
        <w:t>5 &gt; 2</w:t>
      </w:r>
      <w:r>
        <w:t xml:space="preserve"> is </w:t>
      </w:r>
      <w:r w:rsidRPr="00870F3E">
        <w:rPr>
          <w:b/>
          <w:bCs/>
        </w:rPr>
        <w:t>True</w:t>
      </w:r>
      <w:r>
        <w:t xml:space="preserve">. </w:t>
      </w:r>
    </w:p>
    <w:p w14:paraId="534CE3A5" w14:textId="5EBF4FA5" w:rsidR="00870F3E" w:rsidRDefault="00870F3E" w:rsidP="00870F3E">
      <w:pPr>
        <w:pStyle w:val="BodyText"/>
      </w:pPr>
      <w:r>
        <w:t xml:space="preserve">The second </w:t>
      </w:r>
      <w:r w:rsidRPr="00870F3E">
        <w:rPr>
          <w:b/>
          <w:bCs/>
        </w:rPr>
        <w:t>print</w:t>
      </w:r>
      <w:r>
        <w:t xml:space="preserve"> statement isn't part of the block, and so will run even if the </w:t>
      </w:r>
      <w:r w:rsidRPr="00870F3E">
        <w:rPr>
          <w:b/>
          <w:bCs/>
        </w:rPr>
        <w:t>if</w:t>
      </w:r>
      <w:r>
        <w:t xml:space="preserve"> statement condition returns </w:t>
      </w:r>
      <w:r w:rsidRPr="00870F3E">
        <w:rPr>
          <w:b/>
          <w:bCs/>
        </w:rPr>
        <w:t>False</w:t>
      </w:r>
      <w:r>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96010" w14:paraId="4874B0BD" w14:textId="77777777" w:rsidTr="00296010">
        <w:tc>
          <w:tcPr>
            <w:tcW w:w="9628" w:type="dxa"/>
          </w:tcPr>
          <w:p w14:paraId="291EB5D8" w14:textId="77777777" w:rsidR="005C5263" w:rsidRDefault="00296010" w:rsidP="005C5263">
            <w:pPr>
              <w:pStyle w:val="BodyText"/>
              <w:keepNext/>
              <w:ind w:left="0"/>
              <w:jc w:val="center"/>
            </w:pPr>
            <w:r>
              <w:rPr>
                <w:noProof/>
              </w:rPr>
              <w:drawing>
                <wp:inline distT="0" distB="0" distL="0" distR="0" wp14:anchorId="11D40EEA" wp14:editId="6086B4F2">
                  <wp:extent cx="5259600" cy="82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79129"/>
                          <a:stretch/>
                        </pic:blipFill>
                        <pic:spPr bwMode="auto">
                          <a:xfrm>
                            <a:off x="0" y="0"/>
                            <a:ext cx="5259600" cy="8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015708" w14:textId="012E8343" w:rsidR="00296010" w:rsidRDefault="005C5263" w:rsidP="005C5263">
            <w:pPr>
              <w:pStyle w:val="Caption"/>
            </w:pPr>
            <w:r>
              <w:t xml:space="preserve">Figure </w:t>
            </w:r>
            <w:r w:rsidR="009B41DC">
              <w:fldChar w:fldCharType="begin"/>
            </w:r>
            <w:r w:rsidR="009B41DC">
              <w:instrText xml:space="preserve"> SEQ Figure \* ARABIC </w:instrText>
            </w:r>
            <w:r w:rsidR="009B41DC">
              <w:fldChar w:fldCharType="separate"/>
            </w:r>
            <w:ins w:id="228" w:author="Richardson, Corey A (GBR)" w:date="2025-06-30T13:07:00Z" w16du:dateUtc="2025-06-30T12:07:00Z">
              <w:r w:rsidR="009B41DC">
                <w:rPr>
                  <w:noProof/>
                </w:rPr>
                <w:t>44</w:t>
              </w:r>
            </w:ins>
            <w:del w:id="229" w:author="Richardson, Corey A (GBR)" w:date="2025-06-30T13:07:00Z" w16du:dateUtc="2025-06-30T12:07:00Z">
              <w:r w:rsidR="00AC093B" w:rsidDel="009B41DC">
                <w:rPr>
                  <w:noProof/>
                </w:rPr>
                <w:delText>4</w:delText>
              </w:r>
            </w:del>
            <w:r w:rsidR="009B41DC">
              <w:rPr>
                <w:noProof/>
              </w:rPr>
              <w:fldChar w:fldCharType="end"/>
            </w:r>
            <w:r>
              <w:t>: Good Indentation Example</w:t>
            </w:r>
          </w:p>
        </w:tc>
      </w:tr>
    </w:tbl>
    <w:p w14:paraId="68480CED" w14:textId="34A0109A" w:rsidR="00C3685A" w:rsidRDefault="00C3685A" w:rsidP="00C3685A">
      <w:pPr>
        <w:pStyle w:val="BodyText"/>
      </w:pPr>
      <w:r w:rsidRPr="00C3685A">
        <w:t>Python will give you an error if you skip the indentation:</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96010" w14:paraId="4CE8DCEB" w14:textId="77777777" w:rsidTr="00296010">
        <w:tc>
          <w:tcPr>
            <w:tcW w:w="9628" w:type="dxa"/>
          </w:tcPr>
          <w:p w14:paraId="2895B534" w14:textId="77777777" w:rsidR="005C5263" w:rsidRDefault="00296010" w:rsidP="005C5263">
            <w:pPr>
              <w:pStyle w:val="BodyText"/>
              <w:keepNext/>
              <w:ind w:left="0"/>
              <w:jc w:val="center"/>
            </w:pPr>
            <w:r>
              <w:rPr>
                <w:noProof/>
              </w:rPr>
              <w:drawing>
                <wp:inline distT="0" distB="0" distL="0" distR="0" wp14:anchorId="4EAB3398" wp14:editId="2AD88667">
                  <wp:extent cx="5259600" cy="129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b="67205"/>
                          <a:stretch/>
                        </pic:blipFill>
                        <pic:spPr bwMode="auto">
                          <a:xfrm>
                            <a:off x="0" y="0"/>
                            <a:ext cx="5259600" cy="1296000"/>
                          </a:xfrm>
                          <a:prstGeom prst="rect">
                            <a:avLst/>
                          </a:prstGeom>
                          <a:noFill/>
                          <a:ln>
                            <a:noFill/>
                          </a:ln>
                          <a:extLst>
                            <a:ext uri="{53640926-AAD7-44D8-BBD7-CCE9431645EC}">
                              <a14:shadowObscured xmlns:a14="http://schemas.microsoft.com/office/drawing/2010/main"/>
                            </a:ext>
                          </a:extLst>
                        </pic:spPr>
                      </pic:pic>
                    </a:graphicData>
                  </a:graphic>
                </wp:inline>
              </w:drawing>
            </w:r>
          </w:p>
          <w:p w14:paraId="49C60634" w14:textId="560BACD4" w:rsidR="00296010" w:rsidRDefault="005C5263" w:rsidP="005C5263">
            <w:pPr>
              <w:pStyle w:val="Caption"/>
            </w:pPr>
            <w:r>
              <w:t xml:space="preserve">Figure </w:t>
            </w:r>
            <w:r w:rsidR="009B41DC">
              <w:fldChar w:fldCharType="begin"/>
            </w:r>
            <w:r w:rsidR="009B41DC">
              <w:instrText xml:space="preserve"> SEQ Figure \* ARABIC </w:instrText>
            </w:r>
            <w:r w:rsidR="009B41DC">
              <w:fldChar w:fldCharType="separate"/>
            </w:r>
            <w:ins w:id="230" w:author="Richardson, Corey A (GBR)" w:date="2025-06-30T13:07:00Z" w16du:dateUtc="2025-06-30T12:07:00Z">
              <w:r w:rsidR="009B41DC">
                <w:rPr>
                  <w:noProof/>
                </w:rPr>
                <w:t>55</w:t>
              </w:r>
            </w:ins>
            <w:del w:id="231" w:author="Richardson, Corey A (GBR)" w:date="2025-06-30T13:07:00Z" w16du:dateUtc="2025-06-30T12:07:00Z">
              <w:r w:rsidR="00AC093B" w:rsidDel="009B41DC">
                <w:rPr>
                  <w:noProof/>
                </w:rPr>
                <w:delText>5</w:delText>
              </w:r>
            </w:del>
            <w:r w:rsidR="009B41DC">
              <w:rPr>
                <w:noProof/>
              </w:rPr>
              <w:fldChar w:fldCharType="end"/>
            </w:r>
            <w:r>
              <w:t>: No Indentation Example</w:t>
            </w:r>
          </w:p>
        </w:tc>
      </w:tr>
    </w:tbl>
    <w:p w14:paraId="4A259E67" w14:textId="73A99CDF" w:rsidR="00C3685A" w:rsidRDefault="00924495" w:rsidP="00C3685A">
      <w:pPr>
        <w:pStyle w:val="BodyText"/>
      </w:pPr>
      <w:r w:rsidRPr="00924495">
        <w:t xml:space="preserve">Traditionally, 4 spaces are used as indentation, however you can use as many as you prefer to </w:t>
      </w:r>
      <w:r w:rsidRPr="00924495">
        <w:rPr>
          <w:b/>
          <w:bCs/>
        </w:rPr>
        <w:t>as long as you are consistent</w:t>
      </w:r>
      <w:r w:rsidRPr="00924495">
        <w:t>. You must use the same number of spaces in the same block of code, otherwise Python will give you an error.</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15F66" w14:paraId="565B1887" w14:textId="77777777" w:rsidTr="00F15F66">
        <w:tc>
          <w:tcPr>
            <w:tcW w:w="9628" w:type="dxa"/>
          </w:tcPr>
          <w:p w14:paraId="170EADA6" w14:textId="77777777" w:rsidR="005C5263" w:rsidRDefault="00F15F66" w:rsidP="005C5263">
            <w:pPr>
              <w:pStyle w:val="BodyText"/>
              <w:keepNext/>
              <w:ind w:left="0"/>
              <w:jc w:val="center"/>
            </w:pPr>
            <w:r>
              <w:rPr>
                <w:noProof/>
              </w:rPr>
              <w:drawing>
                <wp:inline distT="0" distB="0" distL="0" distR="0" wp14:anchorId="0662A8F5" wp14:editId="4FA8DE3B">
                  <wp:extent cx="5259600" cy="14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b="63653"/>
                          <a:stretch/>
                        </pic:blipFill>
                        <pic:spPr bwMode="auto">
                          <a:xfrm>
                            <a:off x="0" y="0"/>
                            <a:ext cx="5259600" cy="1436400"/>
                          </a:xfrm>
                          <a:prstGeom prst="rect">
                            <a:avLst/>
                          </a:prstGeom>
                          <a:noFill/>
                          <a:ln>
                            <a:noFill/>
                          </a:ln>
                          <a:extLst>
                            <a:ext uri="{53640926-AAD7-44D8-BBD7-CCE9431645EC}">
                              <a14:shadowObscured xmlns:a14="http://schemas.microsoft.com/office/drawing/2010/main"/>
                            </a:ext>
                          </a:extLst>
                        </pic:spPr>
                      </pic:pic>
                    </a:graphicData>
                  </a:graphic>
                </wp:inline>
              </w:drawing>
            </w:r>
          </w:p>
          <w:p w14:paraId="37230A9E" w14:textId="1B4D919D" w:rsidR="00F15F66" w:rsidRDefault="005C5263" w:rsidP="005C5263">
            <w:pPr>
              <w:pStyle w:val="Caption"/>
            </w:pPr>
            <w:r>
              <w:t xml:space="preserve">Figure </w:t>
            </w:r>
            <w:r w:rsidR="009B41DC">
              <w:fldChar w:fldCharType="begin"/>
            </w:r>
            <w:r w:rsidR="009B41DC">
              <w:instrText xml:space="preserve"> SEQ Figure \* ARABIC </w:instrText>
            </w:r>
            <w:r w:rsidR="009B41DC">
              <w:fldChar w:fldCharType="separate"/>
            </w:r>
            <w:ins w:id="232" w:author="Richardson, Corey A (GBR)" w:date="2025-06-30T13:07:00Z" w16du:dateUtc="2025-06-30T12:07:00Z">
              <w:r w:rsidR="009B41DC">
                <w:rPr>
                  <w:noProof/>
                </w:rPr>
                <w:t>66</w:t>
              </w:r>
            </w:ins>
            <w:del w:id="233" w:author="Richardson, Corey A (GBR)" w:date="2025-06-30T13:07:00Z" w16du:dateUtc="2025-06-30T12:07:00Z">
              <w:r w:rsidR="00AC093B" w:rsidDel="009B41DC">
                <w:rPr>
                  <w:noProof/>
                </w:rPr>
                <w:delText>6</w:delText>
              </w:r>
            </w:del>
            <w:r w:rsidR="009B41DC">
              <w:rPr>
                <w:noProof/>
              </w:rPr>
              <w:fldChar w:fldCharType="end"/>
            </w:r>
            <w:r>
              <w:t>: Inconsistent Indentation Example</w:t>
            </w:r>
          </w:p>
        </w:tc>
      </w:tr>
    </w:tbl>
    <w:p w14:paraId="43D54A70" w14:textId="77777777" w:rsidR="00351C97" w:rsidRDefault="00351C97">
      <w:pPr>
        <w:rPr>
          <w:ins w:id="234" w:author="Wells, Kellie S                           Export License Required - US Collins" w:date="2023-06-29T17:26:00Z"/>
          <w:b/>
          <w:sz w:val="32"/>
        </w:rPr>
      </w:pPr>
      <w:bookmarkStart w:id="235" w:name="_Toc138945124"/>
      <w:ins w:id="236" w:author="Wells, Kellie S                           Export License Required - US Collins" w:date="2023-06-29T17:26:00Z">
        <w:r>
          <w:br w:type="page"/>
        </w:r>
      </w:ins>
    </w:p>
    <w:p w14:paraId="528273C8" w14:textId="1E587D8D" w:rsidR="00924495" w:rsidRDefault="009C20B9" w:rsidP="009C20B9">
      <w:pPr>
        <w:pStyle w:val="Heading2"/>
      </w:pPr>
      <w:r>
        <w:lastRenderedPageBreak/>
        <w:t xml:space="preserve">Flashing Code to the </w:t>
      </w:r>
      <w:r w:rsidR="009E7BBA">
        <w:t xml:space="preserve">BBC </w:t>
      </w:r>
      <w:r>
        <w:t>micro:bit</w:t>
      </w:r>
      <w:bookmarkEnd w:id="235"/>
    </w:p>
    <w:p w14:paraId="02703E34" w14:textId="56F0CE60" w:rsidR="009C20B9" w:rsidRDefault="009C20B9" w:rsidP="009C20B9">
      <w:pPr>
        <w:pStyle w:val="BodyText"/>
        <w:rPr>
          <w:ins w:id="237" w:author="Wells, Kellie S                           Export License Required - US Collins" w:date="2023-06-29T17:27:00Z"/>
        </w:rPr>
      </w:pPr>
      <w:r>
        <w:t>To flash your code,</w:t>
      </w:r>
      <w:ins w:id="238" w:author="Wells, Kellie S                           Export License Required - US Collins" w:date="2023-06-29T17:26:00Z">
        <w:r w:rsidR="00351C97">
          <w:t xml:space="preserve"> you need to</w:t>
        </w:r>
      </w:ins>
      <w:r>
        <w:t xml:space="preserve"> connect the micro:bit to your computer using the Micro-USB cable provided. Then, in the web-based code editor, click </w:t>
      </w:r>
      <w:r>
        <w:rPr>
          <w:b/>
          <w:bCs/>
        </w:rPr>
        <w:t xml:space="preserve">Send to micro:bit </w:t>
      </w:r>
      <w:r>
        <w:t>and follow the on screen instructions.</w:t>
      </w:r>
    </w:p>
    <w:p w14:paraId="6F2A164F" w14:textId="7374B88E" w:rsidR="00351C97" w:rsidRDefault="00351C97" w:rsidP="009C20B9">
      <w:pPr>
        <w:pStyle w:val="BodyText"/>
        <w:rPr>
          <w:ins w:id="239" w:author="Wells, Kellie S                           Export License Required - US Collins" w:date="2023-06-29T17:27:00Z"/>
        </w:rPr>
      </w:pPr>
    </w:p>
    <w:p w14:paraId="5FD91C31" w14:textId="1F41C4BC" w:rsidR="00351C97" w:rsidRDefault="00351C97" w:rsidP="009C20B9">
      <w:pPr>
        <w:pStyle w:val="BodyText"/>
      </w:pPr>
      <w:ins w:id="240" w:author="Wells, Kellie S                           Export License Required - US Collins" w:date="2023-06-29T17:27:00Z">
        <w:r>
          <w:t>This can also be done wirelessly, using a mobile app, however this is not covered in this guide.</w:t>
        </w:r>
      </w:ins>
    </w:p>
    <w:p w14:paraId="0F1D7AEF" w14:textId="5EAFCF7E" w:rsidR="00D458ED" w:rsidRDefault="00924495" w:rsidP="00AC093B">
      <w:pPr>
        <w:pStyle w:val="Heading1"/>
        <w:rPr>
          <w:ins w:id="241" w:author="Wells, Kellie S                           Export License Required - US Collins" w:date="2023-06-29T17:16:00Z"/>
        </w:rPr>
      </w:pPr>
      <w:bookmarkStart w:id="242" w:name="_Toc138945125"/>
      <w:r>
        <w:lastRenderedPageBreak/>
        <w:t>Task 1: Decrypting a Secret Transmission</w:t>
      </w:r>
      <w:bookmarkEnd w:id="242"/>
    </w:p>
    <w:p w14:paraId="19B7FCED" w14:textId="61929A2A" w:rsidR="00325E55" w:rsidRDefault="00351C97" w:rsidP="00325E55">
      <w:pPr>
        <w:pStyle w:val="BodyText"/>
        <w:rPr>
          <w:ins w:id="243" w:author="Wells, Kellie S                           Export License Required - US Collins" w:date="2023-06-29T17:30:00Z"/>
        </w:rPr>
      </w:pPr>
      <w:ins w:id="244" w:author="Wells, Kellie S                           Export License Required - US Collins" w:date="2023-06-29T17:29:00Z">
        <w:r>
          <w:t xml:space="preserve">Your mission is to intercept </w:t>
        </w:r>
      </w:ins>
      <w:ins w:id="245" w:author="Wells, Kellie S                           Export License Required - US Collins" w:date="2023-06-29T17:30:00Z">
        <w:r>
          <w:t>the secret message being transmitted. You will need to:</w:t>
        </w:r>
      </w:ins>
    </w:p>
    <w:p w14:paraId="503117EC" w14:textId="3748F1F1" w:rsidR="00351C97" w:rsidRDefault="00351C97" w:rsidP="00351C97">
      <w:pPr>
        <w:pStyle w:val="BodyText"/>
        <w:numPr>
          <w:ilvl w:val="0"/>
          <w:numId w:val="28"/>
        </w:numPr>
        <w:rPr>
          <w:ins w:id="246" w:author="Wells, Kellie S                           Export License Required - US Collins" w:date="2023-06-29T17:30:00Z"/>
        </w:rPr>
      </w:pPr>
      <w:ins w:id="247" w:author="Wells, Kellie S                           Export License Required - US Collins" w:date="2023-06-29T17:30:00Z">
        <w:r>
          <w:t>Conduct a “Digital Treasure Hunt” to solve clues and detect the transmission</w:t>
        </w:r>
      </w:ins>
    </w:p>
    <w:p w14:paraId="04767F13" w14:textId="30E5F2D1" w:rsidR="00351C97" w:rsidRDefault="00351C97" w:rsidP="00351C97">
      <w:pPr>
        <w:pStyle w:val="BodyText"/>
        <w:numPr>
          <w:ilvl w:val="0"/>
          <w:numId w:val="28"/>
        </w:numPr>
        <w:rPr>
          <w:ins w:id="248" w:author="Wells, Kellie S                           Export License Required - US Collins" w:date="2023-06-29T17:30:00Z"/>
        </w:rPr>
      </w:pPr>
      <w:ins w:id="249" w:author="Wells, Kellie S                           Export License Required - US Collins" w:date="2023-06-29T17:30:00Z">
        <w:r>
          <w:t>Use the clues to reveal the cipher</w:t>
        </w:r>
      </w:ins>
    </w:p>
    <w:p w14:paraId="59DF8B10" w14:textId="29958D10" w:rsidR="00351C97" w:rsidRDefault="00351C97" w:rsidP="00351C97">
      <w:pPr>
        <w:pStyle w:val="BodyText"/>
        <w:numPr>
          <w:ilvl w:val="0"/>
          <w:numId w:val="28"/>
        </w:numPr>
        <w:rPr>
          <w:ins w:id="250" w:author="Wells, Kellie S                           Export License Required - US Collins" w:date="2023-06-29T17:31:00Z"/>
        </w:rPr>
      </w:pPr>
      <w:ins w:id="251" w:author="Wells, Kellie S                           Export License Required - US Collins" w:date="2023-06-29T17:31:00Z">
        <w:r>
          <w:t>Decipher the message</w:t>
        </w:r>
      </w:ins>
    </w:p>
    <w:p w14:paraId="69516BC3" w14:textId="2EDBBCB3" w:rsidR="00351C97" w:rsidRPr="00325E55" w:rsidRDefault="00351C97">
      <w:pPr>
        <w:pStyle w:val="BodyText"/>
        <w:pPrChange w:id="252" w:author="Wells, Kellie S                           Export License Required - US Collins" w:date="2023-06-29T17:31:00Z">
          <w:pPr>
            <w:pStyle w:val="Heading1"/>
          </w:pPr>
        </w:pPrChange>
      </w:pPr>
      <w:ins w:id="253" w:author="Wells, Kellie S                           Export License Required - US Collins" w:date="2023-06-29T17:31:00Z">
        <w:r>
          <w:t xml:space="preserve">The subsequent headings are here to guide you through the process. </w:t>
        </w:r>
      </w:ins>
    </w:p>
    <w:p w14:paraId="59BF19A8" w14:textId="1CF13A35" w:rsidR="00924495" w:rsidRDefault="00924495" w:rsidP="00924495">
      <w:pPr>
        <w:pStyle w:val="Heading2"/>
      </w:pPr>
      <w:bookmarkStart w:id="254" w:name="_Toc138945126"/>
      <w:r>
        <w:t>Template</w:t>
      </w:r>
      <w:bookmarkEnd w:id="254"/>
    </w:p>
    <w:p w14:paraId="112E0DDD" w14:textId="70728356" w:rsidR="00AB59A5" w:rsidRDefault="00351C97" w:rsidP="00306322">
      <w:pPr>
        <w:pStyle w:val="BodyText"/>
      </w:pPr>
      <w:ins w:id="255" w:author="Wells, Kellie S                           Export License Required - US Collins" w:date="2023-06-29T17:32:00Z">
        <w:r>
          <w:t xml:space="preserve">Getting started: </w:t>
        </w:r>
      </w:ins>
      <w:del w:id="256" w:author="Wells, Kellie S                           Export License Required - US Collins" w:date="2023-06-29T17:32:00Z">
        <w:r w:rsidR="00924495" w:rsidRPr="00924495" w:rsidDel="00351C97">
          <w:delText>H</w:delText>
        </w:r>
      </w:del>
      <w:ins w:id="257" w:author="Wells, Kellie S                           Export License Required - US Collins" w:date="2023-06-29T17:32:00Z">
        <w:r>
          <w:t>h</w:t>
        </w:r>
      </w:ins>
      <w:r w:rsidR="00924495" w:rsidRPr="00924495">
        <w:t>ere is the code you</w:t>
      </w:r>
      <w:del w:id="258" w:author="Wells, Kellie S                           Export License Required - US Collins" w:date="2023-06-29T17:32:00Z">
        <w:r w:rsidR="00924495" w:rsidRPr="00924495" w:rsidDel="00351C97">
          <w:delText xml:space="preserve"> should start with</w:delText>
        </w:r>
      </w:del>
      <w:ins w:id="259" w:author="Wells, Kellie S                           Export License Required - US Collins" w:date="2023-06-29T17:32:00Z">
        <w:r>
          <w:t xml:space="preserve"> need</w:t>
        </w:r>
      </w:ins>
      <w:r w:rsidR="00924495" w:rsidRPr="00924495">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15F66" w14:paraId="4AF77E45" w14:textId="77777777" w:rsidTr="00F15F66">
        <w:tc>
          <w:tcPr>
            <w:tcW w:w="9628" w:type="dxa"/>
          </w:tcPr>
          <w:p w14:paraId="6F0C4A5F" w14:textId="77777777" w:rsidR="00FC5DB8" w:rsidRDefault="00F15F66" w:rsidP="00FC5DB8">
            <w:pPr>
              <w:pStyle w:val="BodyText"/>
              <w:keepNext/>
              <w:ind w:left="0"/>
              <w:jc w:val="center"/>
            </w:pPr>
            <w:r>
              <w:rPr>
                <w:noProof/>
              </w:rPr>
              <w:drawing>
                <wp:inline distT="0" distB="0" distL="0" distR="0" wp14:anchorId="6AE1718C" wp14:editId="1C82285F">
                  <wp:extent cx="5259600" cy="100800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b="74436"/>
                          <a:stretch/>
                        </pic:blipFill>
                        <pic:spPr bwMode="auto">
                          <a:xfrm>
                            <a:off x="0" y="0"/>
                            <a:ext cx="5259600" cy="1008000"/>
                          </a:xfrm>
                          <a:prstGeom prst="rect">
                            <a:avLst/>
                          </a:prstGeom>
                          <a:noFill/>
                          <a:ln>
                            <a:noFill/>
                          </a:ln>
                          <a:extLst>
                            <a:ext uri="{53640926-AAD7-44D8-BBD7-CCE9431645EC}">
                              <a14:shadowObscured xmlns:a14="http://schemas.microsoft.com/office/drawing/2010/main"/>
                            </a:ext>
                          </a:extLst>
                        </pic:spPr>
                      </pic:pic>
                    </a:graphicData>
                  </a:graphic>
                </wp:inline>
              </w:drawing>
            </w:r>
          </w:p>
          <w:p w14:paraId="14383289" w14:textId="3ABC9F8E" w:rsidR="00F15F66" w:rsidRDefault="00FC5DB8" w:rsidP="00FC5DB8">
            <w:pPr>
              <w:pStyle w:val="Caption"/>
            </w:pPr>
            <w:bookmarkStart w:id="260" w:name="_Toc138945153"/>
            <w:r>
              <w:t xml:space="preserve">Figure </w:t>
            </w:r>
            <w:r w:rsidR="009B41DC">
              <w:fldChar w:fldCharType="begin"/>
            </w:r>
            <w:r w:rsidR="009B41DC">
              <w:instrText xml:space="preserve"> SEQ Figure \* ARABIC </w:instrText>
            </w:r>
            <w:r w:rsidR="009B41DC">
              <w:fldChar w:fldCharType="separate"/>
            </w:r>
            <w:ins w:id="261" w:author="Richardson, Corey A (GBR)" w:date="2025-06-30T13:07:00Z" w16du:dateUtc="2025-06-30T12:07:00Z">
              <w:r w:rsidR="009B41DC">
                <w:rPr>
                  <w:noProof/>
                </w:rPr>
                <w:t>77</w:t>
              </w:r>
            </w:ins>
            <w:del w:id="262" w:author="Richardson, Corey A (GBR)" w:date="2025-06-30T13:07:00Z" w16du:dateUtc="2025-06-30T12:07:00Z">
              <w:r w:rsidR="00AC093B" w:rsidDel="009B41DC">
                <w:rPr>
                  <w:noProof/>
                </w:rPr>
                <w:delText>7</w:delText>
              </w:r>
            </w:del>
            <w:r w:rsidR="009B41DC">
              <w:rPr>
                <w:noProof/>
              </w:rPr>
              <w:fldChar w:fldCharType="end"/>
            </w:r>
            <w:r>
              <w:t>: Template Code</w:t>
            </w:r>
            <w:bookmarkEnd w:id="260"/>
          </w:p>
        </w:tc>
      </w:tr>
    </w:tbl>
    <w:p w14:paraId="78350BB5" w14:textId="23A24890" w:rsidR="00924495" w:rsidRDefault="009303AF" w:rsidP="009303AF">
      <w:pPr>
        <w:pStyle w:val="Heading2"/>
      </w:pPr>
      <w:bookmarkStart w:id="263" w:name="_Toc138945127"/>
      <w:r>
        <w:t>Importing Modules</w:t>
      </w:r>
      <w:bookmarkEnd w:id="263"/>
    </w:p>
    <w:p w14:paraId="00559A08" w14:textId="398C2DA5" w:rsidR="009303AF" w:rsidRDefault="009303AF" w:rsidP="009303AF">
      <w:pPr>
        <w:pStyle w:val="BodyText"/>
      </w:pPr>
      <w:r>
        <w:t xml:space="preserve">Start by importing all the modules / dependencies you will need to complete the task; you want to use the </w:t>
      </w:r>
      <w:r w:rsidRPr="009303AF">
        <w:rPr>
          <w:b/>
          <w:bCs/>
        </w:rPr>
        <w:t>radio</w:t>
      </w:r>
      <w:r>
        <w:t xml:space="preserve"> module.</w:t>
      </w:r>
    </w:p>
    <w:p w14:paraId="6F02C291" w14:textId="76CC62B7" w:rsidR="009303AF" w:rsidRDefault="00351C97" w:rsidP="009303AF">
      <w:pPr>
        <w:pStyle w:val="BodyText"/>
      </w:pPr>
      <w:ins w:id="264" w:author="Wells, Kellie S                           Export License Required - US Collins" w:date="2023-06-29T17:32:00Z">
        <w:r>
          <w:t>To e</w:t>
        </w:r>
      </w:ins>
      <w:del w:id="265" w:author="Wells, Kellie S                           Export License Required - US Collins" w:date="2023-06-29T17:32:00Z">
        <w:r w:rsidR="009303AF" w:rsidDel="00351C97">
          <w:delText>E</w:delText>
        </w:r>
      </w:del>
      <w:r w:rsidR="009303AF">
        <w:t>nable the radio on the micro:bit.</w:t>
      </w:r>
    </w:p>
    <w:p w14:paraId="0C1BAECD" w14:textId="7A83FD59" w:rsidR="009303AF" w:rsidRPr="009303AF" w:rsidRDefault="009303AF" w:rsidP="009303AF">
      <w:pPr>
        <w:pStyle w:val="BodyText"/>
        <w:jc w:val="center"/>
        <w:rPr>
          <w:b/>
          <w:bCs/>
        </w:rPr>
      </w:pPr>
      <w:r w:rsidRPr="009303AF">
        <w:rPr>
          <w:b/>
          <w:bCs/>
        </w:rPr>
        <w:t>Reference &gt; Radio &gt; On and Off</w:t>
      </w:r>
    </w:p>
    <w:p w14:paraId="1D0D93A4" w14:textId="4073332E" w:rsidR="009303AF" w:rsidRDefault="009303AF" w:rsidP="009303AF">
      <w:pPr>
        <w:pStyle w:val="BodyText"/>
      </w:pPr>
      <w:r>
        <w:t>The radio channel needs to be set to the same as the micro:bit transmitting the message. For now, set this to any number between 0 and 255.</w:t>
      </w:r>
    </w:p>
    <w:p w14:paraId="3CE3ED1A" w14:textId="6498D79C" w:rsidR="009303AF" w:rsidRDefault="009303AF" w:rsidP="009303AF">
      <w:pPr>
        <w:pStyle w:val="BodyText"/>
        <w:jc w:val="center"/>
        <w:rPr>
          <w:b/>
          <w:bCs/>
        </w:rPr>
      </w:pPr>
      <w:r w:rsidRPr="009303AF">
        <w:rPr>
          <w:b/>
          <w:bCs/>
        </w:rPr>
        <w:t>Reference &gt; Radio &gt; Groups</w:t>
      </w:r>
    </w:p>
    <w:p w14:paraId="14E3513F" w14:textId="16E92C1E" w:rsidR="009303AF" w:rsidRDefault="009303AF" w:rsidP="009303AF">
      <w:pPr>
        <w:pStyle w:val="Heading2"/>
      </w:pPr>
      <w:bookmarkStart w:id="266" w:name="_Toc138945128"/>
      <w:r>
        <w:t>Receiving a Message</w:t>
      </w:r>
      <w:bookmarkEnd w:id="266"/>
    </w:p>
    <w:p w14:paraId="746CE982" w14:textId="4DBDF5C1" w:rsidR="009303AF" w:rsidRDefault="009303AF" w:rsidP="009303AF">
      <w:pPr>
        <w:pStyle w:val="BodyText"/>
      </w:pPr>
      <w:r w:rsidRPr="009303AF">
        <w:t xml:space="preserve">Next comes the control loop. The control loop is the </w:t>
      </w:r>
      <w:r w:rsidRPr="009303AF">
        <w:rPr>
          <w:b/>
          <w:bCs/>
        </w:rPr>
        <w:t>while True</w:t>
      </w:r>
      <w:r w:rsidRPr="009303AF">
        <w:t xml:space="preserve"> loop that will run infinitely whilst the device is powered.</w:t>
      </w:r>
    </w:p>
    <w:p w14:paraId="6DFE858F" w14:textId="322DC85C" w:rsidR="009303AF" w:rsidRDefault="005721A2" w:rsidP="009303AF">
      <w:pPr>
        <w:pStyle w:val="BodyText"/>
      </w:pPr>
      <w:r>
        <w:t xml:space="preserve">Remove the ellipsis placeholder. </w:t>
      </w:r>
      <w:r w:rsidRPr="005721A2">
        <w:t>Similar to using three dots in English to omit content, you can use the ellipsis in Python as a placeholder for unwritten code</w:t>
      </w:r>
      <w:ins w:id="267" w:author="Wells, Kellie S                           Export License Required - US Collins" w:date="2023-06-29T17:33:00Z">
        <w:r w:rsidR="00351C97">
          <w:t xml:space="preserve"> (Looks a bit like this ‘</w:t>
        </w:r>
      </w:ins>
      <w:del w:id="268" w:author="Wells, Kellie S                           Export License Required - US Collins" w:date="2023-06-29T17:33:00Z">
        <w:r w:rsidDel="00351C97">
          <w:delText>.</w:delText>
        </w:r>
      </w:del>
      <w:ins w:id="269" w:author="Wells, Kellie S                           Export License Required - US Collins" w:date="2023-06-29T17:33:00Z">
        <w:r w:rsidR="00351C97">
          <w:t>…’)</w:t>
        </w:r>
      </w:ins>
    </w:p>
    <w:p w14:paraId="3E2F80FF" w14:textId="057AD362" w:rsidR="009303AF" w:rsidRDefault="009303AF" w:rsidP="009303AF">
      <w:pPr>
        <w:pStyle w:val="BodyText"/>
      </w:pPr>
      <w:r w:rsidRPr="009303AF">
        <w:t xml:space="preserve">When a button is pressed, attempt to </w:t>
      </w:r>
      <w:r w:rsidRPr="009303AF">
        <w:rPr>
          <w:b/>
          <w:bCs/>
        </w:rPr>
        <w:t>receive</w:t>
      </w:r>
      <w:r w:rsidRPr="009303AF">
        <w:t xml:space="preserve"> a message. Assign this to button </w:t>
      </w:r>
      <w:r w:rsidRPr="009303AF">
        <w:rPr>
          <w:b/>
          <w:bCs/>
        </w:rPr>
        <w:t>B</w:t>
      </w:r>
      <w:r w:rsidRPr="009303AF">
        <w:t>.</w:t>
      </w:r>
    </w:p>
    <w:p w14:paraId="14A3E939" w14:textId="4DA36152" w:rsidR="009303AF" w:rsidRDefault="009303AF" w:rsidP="009303AF">
      <w:pPr>
        <w:pStyle w:val="BodyText"/>
        <w:jc w:val="center"/>
        <w:rPr>
          <w:b/>
          <w:bCs/>
        </w:rPr>
      </w:pPr>
      <w:r w:rsidRPr="009303AF">
        <w:rPr>
          <w:b/>
          <w:bCs/>
        </w:rPr>
        <w:t>Reference &gt; Buttons &gt; Button was pressed</w:t>
      </w:r>
    </w:p>
    <w:p w14:paraId="02BD9903" w14:textId="2D02BD0E" w:rsidR="009303AF" w:rsidRDefault="009303AF" w:rsidP="009303AF">
      <w:pPr>
        <w:pStyle w:val="BodyText"/>
        <w:jc w:val="center"/>
        <w:rPr>
          <w:b/>
          <w:bCs/>
        </w:rPr>
      </w:pPr>
      <w:r w:rsidRPr="009303AF">
        <w:rPr>
          <w:b/>
          <w:bCs/>
        </w:rPr>
        <w:t>Reference &gt; Radio &gt; Receive a message</w:t>
      </w:r>
    </w:p>
    <w:p w14:paraId="66E91820" w14:textId="42A2F18D" w:rsidR="009303AF" w:rsidRDefault="009303AF" w:rsidP="009303AF">
      <w:pPr>
        <w:pStyle w:val="BodyText"/>
      </w:pPr>
      <w:r w:rsidRPr="009303AF">
        <w:t xml:space="preserve">If you don’t receive a message with content, </w:t>
      </w:r>
      <w:r w:rsidRPr="009303AF">
        <w:rPr>
          <w:b/>
          <w:bCs/>
        </w:rPr>
        <w:t>continue</w:t>
      </w:r>
      <w:r w:rsidRPr="009303AF">
        <w:t xml:space="preserve"> to the next iteration of the </w:t>
      </w:r>
      <w:r w:rsidRPr="009303AF">
        <w:rPr>
          <w:b/>
          <w:bCs/>
        </w:rPr>
        <w:t>while</w:t>
      </w:r>
      <w:r w:rsidRPr="009303AF">
        <w:t xml:space="preserve"> loop.</w:t>
      </w:r>
    </w:p>
    <w:p w14:paraId="76090C48" w14:textId="235B3DF1" w:rsidR="005721A2" w:rsidRDefault="005721A2" w:rsidP="005721A2">
      <w:pPr>
        <w:pStyle w:val="BodyText"/>
      </w:pPr>
      <w:r>
        <w:t>If you don't receive a message with content, `continue` to the next iteration of the `while` loop.</w:t>
      </w:r>
    </w:p>
    <w:p w14:paraId="20EC7919" w14:textId="54D5861F" w:rsidR="005721A2" w:rsidRDefault="005721A2" w:rsidP="005721A2">
      <w:pPr>
        <w:pStyle w:val="BodyText"/>
      </w:pPr>
      <w:r>
        <w:t xml:space="preserve">The </w:t>
      </w:r>
      <w:r w:rsidRPr="005721A2">
        <w:rPr>
          <w:i/>
          <w:iCs/>
        </w:rPr>
        <w:t>logical operator</w:t>
      </w:r>
      <w:r>
        <w:t xml:space="preserve"> </w:t>
      </w:r>
      <w:r w:rsidRPr="005721A2">
        <w:rPr>
          <w:b/>
          <w:bCs/>
        </w:rPr>
        <w:t>not</w:t>
      </w:r>
      <w:r>
        <w:t xml:space="preserve"> can be used here to determine if the variable has no value: </w:t>
      </w:r>
      <w:r w:rsidRPr="005721A2">
        <w:rPr>
          <w:b/>
          <w:bCs/>
        </w:rPr>
        <w:t>if not variable_name:</w:t>
      </w:r>
      <w:r>
        <w:t>.</w:t>
      </w:r>
    </w:p>
    <w:p w14:paraId="2762662D" w14:textId="3182594D" w:rsidR="005721A2" w:rsidRDefault="005721A2" w:rsidP="005721A2">
      <w:pPr>
        <w:pStyle w:val="BodyText"/>
      </w:pPr>
      <w:r w:rsidRPr="005721A2">
        <w:t xml:space="preserve">The keyword </w:t>
      </w:r>
      <w:r w:rsidRPr="005721A2">
        <w:rPr>
          <w:b/>
          <w:bCs/>
        </w:rPr>
        <w:t>continue</w:t>
      </w:r>
      <w:r w:rsidRPr="005721A2">
        <w:t xml:space="preserve"> can be used here to skip the remaining code in the loop and move on to the next iteration to try again.</w:t>
      </w:r>
    </w:p>
    <w:p w14:paraId="036142C6" w14:textId="454B4C25" w:rsidR="00F15F66" w:rsidRDefault="00F15F66">
      <w:r>
        <w:br w:type="page"/>
      </w:r>
    </w:p>
    <w:p w14:paraId="74B4F357" w14:textId="300AE493" w:rsidR="00F15F66" w:rsidDel="00351C97" w:rsidRDefault="00F15F66" w:rsidP="005721A2">
      <w:pPr>
        <w:pStyle w:val="BodyText"/>
        <w:rPr>
          <w:del w:id="270" w:author="Wells, Kellie S                           Export License Required - US Collins" w:date="2023-06-29T17:34:00Z"/>
        </w:rPr>
      </w:pPr>
    </w:p>
    <w:p w14:paraId="608F2145" w14:textId="00BC3AA7" w:rsidR="005721A2" w:rsidRDefault="005721A2" w:rsidP="005721A2">
      <w:pPr>
        <w:pStyle w:val="Heading2"/>
      </w:pPr>
      <w:bookmarkStart w:id="271" w:name="_Toc138945129"/>
      <w:r>
        <w:t>Display the Message</w:t>
      </w:r>
      <w:bookmarkEnd w:id="271"/>
    </w:p>
    <w:p w14:paraId="60E7A5A8" w14:textId="0047AE57" w:rsidR="005721A2" w:rsidRDefault="005721A2" w:rsidP="005721A2">
      <w:pPr>
        <w:pStyle w:val="BodyText"/>
      </w:pPr>
      <w:r w:rsidRPr="005721A2">
        <w:t xml:space="preserve">If you have received a message, output it to the console and/or to the </w:t>
      </w:r>
      <w:r>
        <w:t xml:space="preserve">micro: bit’s </w:t>
      </w:r>
      <w:r w:rsidRPr="005721A2">
        <w:t>LED panel.</w:t>
      </w:r>
    </w:p>
    <w:p w14:paraId="2C578B13" w14:textId="0F9C3C4C" w:rsidR="00F15F66" w:rsidRDefault="00306322" w:rsidP="00F15F66">
      <w:pPr>
        <w:pStyle w:val="BodyText"/>
        <w:jc w:val="center"/>
        <w:rPr>
          <w:b/>
          <w:bCs/>
        </w:rPr>
      </w:pPr>
      <w:r w:rsidRPr="00306322">
        <w:rPr>
          <w:b/>
          <w:bCs/>
        </w:rPr>
        <w:t>Reference &gt; Display &gt; Scroll</w:t>
      </w:r>
    </w:p>
    <w:p w14:paraId="0B693EE3" w14:textId="148B638B" w:rsidR="00306322" w:rsidRDefault="00306322" w:rsidP="00306322">
      <w:pPr>
        <w:pStyle w:val="BodyText"/>
      </w:pPr>
      <w:r w:rsidRPr="00306322">
        <w:t xml:space="preserve">Written in </w:t>
      </w:r>
      <w:r w:rsidRPr="00306322">
        <w:rPr>
          <w:i/>
          <w:iCs/>
        </w:rPr>
        <w:t>pseudocode</w:t>
      </w:r>
      <w:r w:rsidRPr="00306322">
        <w:t>, this section of the code will look like:</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15F66" w14:paraId="24A6B47D" w14:textId="77777777" w:rsidTr="00F15F66">
        <w:tc>
          <w:tcPr>
            <w:tcW w:w="9628" w:type="dxa"/>
          </w:tcPr>
          <w:p w14:paraId="2392ECFD" w14:textId="77777777" w:rsidR="00676726" w:rsidRDefault="00F15F66" w:rsidP="00676726">
            <w:pPr>
              <w:pStyle w:val="BodyText"/>
              <w:keepNext/>
              <w:ind w:left="0"/>
              <w:jc w:val="center"/>
            </w:pPr>
            <w:r>
              <w:rPr>
                <w:noProof/>
              </w:rPr>
              <w:drawing>
                <wp:inline distT="0" distB="0" distL="0" distR="0" wp14:anchorId="1AD203E6" wp14:editId="4C0867CF">
                  <wp:extent cx="5259600" cy="120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b="69290"/>
                          <a:stretch/>
                        </pic:blipFill>
                        <pic:spPr bwMode="auto">
                          <a:xfrm>
                            <a:off x="0" y="0"/>
                            <a:ext cx="5259600" cy="1209600"/>
                          </a:xfrm>
                          <a:prstGeom prst="rect">
                            <a:avLst/>
                          </a:prstGeom>
                          <a:noFill/>
                          <a:ln>
                            <a:noFill/>
                          </a:ln>
                          <a:extLst>
                            <a:ext uri="{53640926-AAD7-44D8-BBD7-CCE9431645EC}">
                              <a14:shadowObscured xmlns:a14="http://schemas.microsoft.com/office/drawing/2010/main"/>
                            </a:ext>
                          </a:extLst>
                        </pic:spPr>
                      </pic:pic>
                    </a:graphicData>
                  </a:graphic>
                </wp:inline>
              </w:drawing>
            </w:r>
          </w:p>
          <w:p w14:paraId="153B7290" w14:textId="0840F723" w:rsidR="00F15F66" w:rsidRDefault="00676726" w:rsidP="00676726">
            <w:pPr>
              <w:pStyle w:val="Caption"/>
            </w:pPr>
            <w:bookmarkStart w:id="272" w:name="_Toc138945154"/>
            <w:r>
              <w:t xml:space="preserve">Figure </w:t>
            </w:r>
            <w:r w:rsidR="009B41DC">
              <w:fldChar w:fldCharType="begin"/>
            </w:r>
            <w:r w:rsidR="009B41DC">
              <w:instrText xml:space="preserve"> SEQ Figure \* ARABIC </w:instrText>
            </w:r>
            <w:r w:rsidR="009B41DC">
              <w:fldChar w:fldCharType="separate"/>
            </w:r>
            <w:ins w:id="273" w:author="Richardson, Corey A (GBR)" w:date="2025-06-30T13:07:00Z" w16du:dateUtc="2025-06-30T12:07:00Z">
              <w:r w:rsidR="009B41DC">
                <w:rPr>
                  <w:noProof/>
                </w:rPr>
                <w:t>88</w:t>
              </w:r>
            </w:ins>
            <w:del w:id="274" w:author="Richardson, Corey A (GBR)" w:date="2025-06-30T13:07:00Z" w16du:dateUtc="2025-06-30T12:07:00Z">
              <w:r w:rsidR="00AC093B" w:rsidDel="009B41DC">
                <w:rPr>
                  <w:noProof/>
                </w:rPr>
                <w:delText>8</w:delText>
              </w:r>
            </w:del>
            <w:r w:rsidR="009B41DC">
              <w:rPr>
                <w:noProof/>
              </w:rPr>
              <w:fldChar w:fldCharType="end"/>
            </w:r>
            <w:r>
              <w:t>: Display the Message</w:t>
            </w:r>
            <w:r>
              <w:rPr>
                <w:noProof/>
              </w:rPr>
              <w:t xml:space="preserve"> Pseudocode</w:t>
            </w:r>
            <w:bookmarkEnd w:id="272"/>
          </w:p>
        </w:tc>
      </w:tr>
    </w:tbl>
    <w:p w14:paraId="53BB5C29" w14:textId="1635611E" w:rsidR="00306322" w:rsidRDefault="009B6B98" w:rsidP="009B6B98">
      <w:pPr>
        <w:pStyle w:val="Heading2"/>
      </w:pPr>
      <w:bookmarkStart w:id="275" w:name="_Toc138945130"/>
      <w:r>
        <w:t>Writing a Function</w:t>
      </w:r>
      <w:bookmarkEnd w:id="275"/>
    </w:p>
    <w:p w14:paraId="38578480" w14:textId="0FEFBD43" w:rsidR="009B6B98" w:rsidRDefault="009B6B98" w:rsidP="009B6B98">
      <w:pPr>
        <w:pStyle w:val="BodyText"/>
      </w:pPr>
      <w:r w:rsidRPr="009B6B98">
        <w:t xml:space="preserve">A function is a "chunk" of code that you can use over and over again, rather than writing it out multiple times. Functions enable programmers to break down or </w:t>
      </w:r>
      <w:del w:id="276" w:author="Wells, Kellie S                           Export License Required - US Collins" w:date="2023-06-29T17:34:00Z">
        <w:r w:rsidRPr="009B6B98" w:rsidDel="00351C97">
          <w:delText>*</w:delText>
        </w:r>
      </w:del>
      <w:r w:rsidRPr="00351C97">
        <w:rPr>
          <w:i/>
          <w:iCs/>
          <w:rPrChange w:id="277" w:author="Wells, Kellie S                           Export License Required - US Collins" w:date="2023-06-29T17:34:00Z">
            <w:rPr/>
          </w:rPrChange>
        </w:rPr>
        <w:t>decompose</w:t>
      </w:r>
      <w:del w:id="278" w:author="Wells, Kellie S                           Export License Required - US Collins" w:date="2023-06-29T17:34:00Z">
        <w:r w:rsidRPr="00351C97" w:rsidDel="00351C97">
          <w:rPr>
            <w:i/>
            <w:iCs/>
            <w:rPrChange w:id="279" w:author="Wells, Kellie S                           Export License Required - US Collins" w:date="2023-06-29T17:34:00Z">
              <w:rPr/>
            </w:rPrChange>
          </w:rPr>
          <w:delText>*</w:delText>
        </w:r>
      </w:del>
      <w:r w:rsidRPr="009B6B98">
        <w:t xml:space="preserve"> a problem into smaller chunks, each of which performs a particular task. The basic structure for a function in Python is as so:</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15F66" w14:paraId="65176CD8" w14:textId="77777777" w:rsidTr="00F15F66">
        <w:tc>
          <w:tcPr>
            <w:tcW w:w="9628" w:type="dxa"/>
          </w:tcPr>
          <w:p w14:paraId="32BD93D4" w14:textId="77777777" w:rsidR="00676726" w:rsidRDefault="00F15F66" w:rsidP="00676726">
            <w:pPr>
              <w:pStyle w:val="BodyText"/>
              <w:keepNext/>
              <w:ind w:left="0"/>
              <w:jc w:val="center"/>
            </w:pPr>
            <w:r>
              <w:rPr>
                <w:noProof/>
              </w:rPr>
              <w:drawing>
                <wp:inline distT="0" distB="0" distL="0" distR="0" wp14:anchorId="2296DE87" wp14:editId="284722A2">
                  <wp:extent cx="5259600" cy="73440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b="81338"/>
                          <a:stretch/>
                        </pic:blipFill>
                        <pic:spPr bwMode="auto">
                          <a:xfrm>
                            <a:off x="0" y="0"/>
                            <a:ext cx="5259600" cy="734400"/>
                          </a:xfrm>
                          <a:prstGeom prst="rect">
                            <a:avLst/>
                          </a:prstGeom>
                          <a:noFill/>
                          <a:ln>
                            <a:noFill/>
                          </a:ln>
                          <a:extLst>
                            <a:ext uri="{53640926-AAD7-44D8-BBD7-CCE9431645EC}">
                              <a14:shadowObscured xmlns:a14="http://schemas.microsoft.com/office/drawing/2010/main"/>
                            </a:ext>
                          </a:extLst>
                        </pic:spPr>
                      </pic:pic>
                    </a:graphicData>
                  </a:graphic>
                </wp:inline>
              </w:drawing>
            </w:r>
          </w:p>
          <w:p w14:paraId="42E84E7A" w14:textId="52529FF5" w:rsidR="00F15F66" w:rsidRDefault="00676726" w:rsidP="00676726">
            <w:pPr>
              <w:pStyle w:val="Caption"/>
            </w:pPr>
            <w:bookmarkStart w:id="280" w:name="_Toc138945155"/>
            <w:r>
              <w:t xml:space="preserve">Figure </w:t>
            </w:r>
            <w:r w:rsidR="009B41DC">
              <w:fldChar w:fldCharType="begin"/>
            </w:r>
            <w:r w:rsidR="009B41DC">
              <w:instrText xml:space="preserve"> SEQ Figure \* ARABIC </w:instrText>
            </w:r>
            <w:r w:rsidR="009B41DC">
              <w:fldChar w:fldCharType="separate"/>
            </w:r>
            <w:ins w:id="281" w:author="Richardson, Corey A (GBR)" w:date="2025-06-30T13:07:00Z" w16du:dateUtc="2025-06-30T12:07:00Z">
              <w:r w:rsidR="009B41DC">
                <w:rPr>
                  <w:noProof/>
                </w:rPr>
                <w:t>99</w:t>
              </w:r>
            </w:ins>
            <w:del w:id="282" w:author="Richardson, Corey A (GBR)" w:date="2025-06-30T13:07:00Z" w16du:dateUtc="2025-06-30T12:07:00Z">
              <w:r w:rsidR="00AC093B" w:rsidDel="009B41DC">
                <w:rPr>
                  <w:noProof/>
                </w:rPr>
                <w:delText>9</w:delText>
              </w:r>
            </w:del>
            <w:r w:rsidR="009B41DC">
              <w:rPr>
                <w:noProof/>
              </w:rPr>
              <w:fldChar w:fldCharType="end"/>
            </w:r>
            <w:r>
              <w:t>: Python Function Template</w:t>
            </w:r>
            <w:bookmarkEnd w:id="280"/>
          </w:p>
        </w:tc>
      </w:tr>
    </w:tbl>
    <w:p w14:paraId="13212701" w14:textId="0061205C" w:rsidR="009B6B98" w:rsidRDefault="009B6B98" w:rsidP="00351C97">
      <w:pPr>
        <w:pStyle w:val="BodyText"/>
        <w:jc w:val="center"/>
        <w:rPr>
          <w:b/>
          <w:bCs/>
        </w:rPr>
      </w:pPr>
      <w:r w:rsidRPr="009B6B98">
        <w:rPr>
          <w:b/>
          <w:bCs/>
        </w:rPr>
        <w:t>Reference &gt; Functions</w:t>
      </w:r>
    </w:p>
    <w:p w14:paraId="2351715E" w14:textId="12170BDD" w:rsidR="009B6B98" w:rsidRDefault="009B6B98" w:rsidP="009B6B98">
      <w:pPr>
        <w:pStyle w:val="BodyText"/>
      </w:pPr>
      <w:r w:rsidRPr="009B6B98">
        <w:t xml:space="preserve">Upon testing you find that the </w:t>
      </w:r>
      <w:r w:rsidRPr="009B6B98">
        <w:rPr>
          <w:b/>
          <w:bCs/>
        </w:rPr>
        <w:t>scroll</w:t>
      </w:r>
      <w:r w:rsidRPr="009B6B98">
        <w:t xml:space="preserve"> method doesn't give you enough time to record the message being output by the micro:bit. Replace this line with a function call to </w:t>
      </w:r>
      <w:r w:rsidRPr="009B6B98">
        <w:rPr>
          <w:b/>
          <w:bCs/>
        </w:rPr>
        <w:t>display_message</w:t>
      </w:r>
      <w:r w:rsidRPr="009B6B98">
        <w:t xml:space="preserve">, passing in the </w:t>
      </w:r>
      <w:r w:rsidRPr="009B6B98">
        <w:rPr>
          <w:b/>
          <w:bCs/>
        </w:rPr>
        <w:t>message</w:t>
      </w:r>
      <w:r w:rsidRPr="009B6B98">
        <w:t xml:space="preserve"> as an argument.</w:t>
      </w:r>
    </w:p>
    <w:p w14:paraId="37CBAF51" w14:textId="4B6820CB" w:rsidR="009B6B98" w:rsidRDefault="009B6B98" w:rsidP="009B6B98">
      <w:pPr>
        <w:pStyle w:val="BodyText"/>
      </w:pPr>
      <w:r w:rsidRPr="009B6B98">
        <w:t>If you tried to run the program now</w:t>
      </w:r>
      <w:ins w:id="283" w:author="Wells, Kellie S                           Export License Required - US Collins" w:date="2023-06-29T17:35:00Z">
        <w:r w:rsidR="00351C97">
          <w:t>,</w:t>
        </w:r>
      </w:ins>
      <w:r w:rsidRPr="009B6B98">
        <w:t xml:space="preserve"> an </w:t>
      </w:r>
      <w:r w:rsidRPr="009B6B98">
        <w:rPr>
          <w:i/>
          <w:iCs/>
        </w:rPr>
        <w:t>error</w:t>
      </w:r>
      <w:r w:rsidRPr="009B6B98">
        <w:t xml:space="preserve"> would occur as we have not yet provided a </w:t>
      </w:r>
      <w:r w:rsidRPr="009B6B98">
        <w:rPr>
          <w:i/>
          <w:iCs/>
        </w:rPr>
        <w:t>definition</w:t>
      </w:r>
      <w:r w:rsidRPr="009B6B98">
        <w:t xml:space="preserve"> for this function!</w:t>
      </w:r>
    </w:p>
    <w:p w14:paraId="089FC30F" w14:textId="591912C4" w:rsidR="009B6B98" w:rsidRPr="009B6B98" w:rsidRDefault="009B6B98" w:rsidP="009B6B98">
      <w:pPr>
        <w:pStyle w:val="BodyText"/>
      </w:pPr>
      <w:del w:id="284" w:author="Wells, Kellie S                           Export License Required - US Collins" w:date="2023-06-29T17:35:00Z">
        <w:r w:rsidRPr="009B6B98" w:rsidDel="00351C97">
          <w:delText xml:space="preserve">Back </w:delText>
        </w:r>
      </w:del>
      <w:ins w:id="285" w:author="Wells, Kellie S                           Export License Required - US Collins" w:date="2023-06-29T17:35:00Z">
        <w:r w:rsidR="00351C97">
          <w:t>Return</w:t>
        </w:r>
        <w:r w:rsidR="00351C97" w:rsidRPr="009B6B98">
          <w:t xml:space="preserve"> </w:t>
        </w:r>
      </w:ins>
      <w:r w:rsidRPr="009B6B98">
        <w:t>towards the start of your program</w:t>
      </w:r>
      <w:ins w:id="286" w:author="Wells, Kellie S                           Export License Required - US Collins" w:date="2023-06-29T17:35:00Z">
        <w:r w:rsidR="00351C97">
          <w:t xml:space="preserve"> and</w:t>
        </w:r>
      </w:ins>
      <w:del w:id="287" w:author="Wells, Kellie S                           Export License Required - US Collins" w:date="2023-06-29T17:35:00Z">
        <w:r w:rsidRPr="009B6B98" w:rsidDel="00351C97">
          <w:delText>,</w:delText>
        </w:r>
      </w:del>
      <w:r w:rsidRPr="009B6B98">
        <w:t xml:space="preserve"> define the function you have just called.</w:t>
      </w:r>
    </w:p>
    <w:p w14:paraId="08EA80FC" w14:textId="08703552" w:rsidR="009B6B98" w:rsidRDefault="009B6B98" w:rsidP="009B6B98">
      <w:pPr>
        <w:pStyle w:val="BodyText"/>
      </w:pPr>
      <w:r w:rsidRPr="009B6B98">
        <w:t xml:space="preserve">In this function, </w:t>
      </w:r>
      <w:r w:rsidRPr="009B6B98">
        <w:rPr>
          <w:i/>
          <w:iCs/>
        </w:rPr>
        <w:t>iterate</w:t>
      </w:r>
      <w:r w:rsidRPr="009B6B98">
        <w:t xml:space="preserve"> through each </w:t>
      </w:r>
      <w:r w:rsidRPr="009B6B98">
        <w:rPr>
          <w:b/>
          <w:bCs/>
        </w:rPr>
        <w:t>letter</w:t>
      </w:r>
      <w:r w:rsidRPr="009B6B98">
        <w:t xml:space="preserve"> in </w:t>
      </w:r>
      <w:r w:rsidRPr="009B6B98">
        <w:rPr>
          <w:b/>
          <w:bCs/>
        </w:rPr>
        <w:t>message</w:t>
      </w:r>
      <w:r w:rsidRPr="009B6B98">
        <w:t xml:space="preserve"> using a </w:t>
      </w:r>
      <w:r w:rsidRPr="009B6B98">
        <w:rPr>
          <w:b/>
          <w:bCs/>
        </w:rPr>
        <w:t>for</w:t>
      </w:r>
      <w:r w:rsidRPr="009B6B98">
        <w:t xml:space="preserve"> loop, and use the </w:t>
      </w:r>
      <w:r w:rsidRPr="009B6B98">
        <w:rPr>
          <w:b/>
          <w:bCs/>
        </w:rPr>
        <w:t>display.show()</w:t>
      </w:r>
      <w:r w:rsidRPr="009B6B98">
        <w:t xml:space="preserve"> method to output this letter to the LED panel.</w:t>
      </w:r>
    </w:p>
    <w:p w14:paraId="41493454" w14:textId="1D3844CB" w:rsidR="00A9007D" w:rsidRPr="009B6B98" w:rsidRDefault="00A9007D" w:rsidP="00A9007D">
      <w:pPr>
        <w:pStyle w:val="BodyText"/>
      </w:pPr>
      <w:r w:rsidRPr="00A9007D">
        <w:t>Remember here that</w:t>
      </w:r>
      <w:r>
        <w:t xml:space="preserve"> </w:t>
      </w:r>
      <w:r w:rsidRPr="00A9007D">
        <w:rPr>
          <w:b/>
          <w:bCs/>
        </w:rPr>
        <w:t>message</w:t>
      </w:r>
      <w:r w:rsidRPr="00A9007D">
        <w:t xml:space="preserve"> is a </w:t>
      </w:r>
      <w:r w:rsidRPr="00A9007D">
        <w:rPr>
          <w:i/>
          <w:iCs/>
        </w:rPr>
        <w:t>strin</w:t>
      </w:r>
      <w:r>
        <w:rPr>
          <w:i/>
          <w:iCs/>
        </w:rPr>
        <w:t>g</w:t>
      </w:r>
      <w:r w:rsidRPr="00A9007D">
        <w:t>!</w:t>
      </w:r>
    </w:p>
    <w:p w14:paraId="3A142400" w14:textId="15CCA6FD" w:rsidR="00A9007D" w:rsidRPr="00A9007D" w:rsidRDefault="00A9007D" w:rsidP="00A9007D">
      <w:pPr>
        <w:pStyle w:val="BodyText"/>
        <w:jc w:val="center"/>
        <w:rPr>
          <w:b/>
          <w:bCs/>
        </w:rPr>
      </w:pPr>
      <w:r w:rsidRPr="00A9007D">
        <w:rPr>
          <w:b/>
          <w:bCs/>
        </w:rPr>
        <w:t>Reference &gt; Display &gt; Show</w:t>
      </w:r>
    </w:p>
    <w:p w14:paraId="31B5E765" w14:textId="672EFFC4" w:rsidR="00A9007D" w:rsidRDefault="00A9007D" w:rsidP="00A9007D">
      <w:pPr>
        <w:pStyle w:val="BodyText"/>
        <w:jc w:val="center"/>
        <w:rPr>
          <w:b/>
          <w:bCs/>
        </w:rPr>
      </w:pPr>
      <w:r w:rsidRPr="00A9007D">
        <w:rPr>
          <w:b/>
          <w:bCs/>
        </w:rPr>
        <w:t>Reference &gt; Loops &gt; For Loops &gt; Letters</w:t>
      </w:r>
    </w:p>
    <w:p w14:paraId="1E353C11" w14:textId="70B5C3B4" w:rsidR="00A9007D" w:rsidRPr="00A9007D" w:rsidRDefault="00A9007D" w:rsidP="00A9007D">
      <w:pPr>
        <w:pStyle w:val="BodyText"/>
      </w:pPr>
      <w:r w:rsidRPr="00A9007D">
        <w:t xml:space="preserve">Use the micro:bit's </w:t>
      </w:r>
      <w:r w:rsidRPr="00A9007D">
        <w:rPr>
          <w:b/>
          <w:bCs/>
        </w:rPr>
        <w:t>sleep(ms)</w:t>
      </w:r>
      <w:r w:rsidRPr="00A9007D">
        <w:t xml:space="preserve"> function to create a delay between showing each character, using an appropriate delay as the argument.</w:t>
      </w:r>
    </w:p>
    <w:p w14:paraId="1A3C068B" w14:textId="12130293" w:rsidR="00A9007D" w:rsidRDefault="00A9007D" w:rsidP="00A9007D">
      <w:pPr>
        <w:pStyle w:val="BodyText"/>
      </w:pPr>
      <w:r w:rsidRPr="00A9007D">
        <w:t xml:space="preserve">You may also want to use the </w:t>
      </w:r>
      <w:r w:rsidRPr="00A9007D">
        <w:rPr>
          <w:b/>
          <w:bCs/>
        </w:rPr>
        <w:t>display.clear()</w:t>
      </w:r>
      <w:r w:rsidRPr="00A9007D">
        <w:t xml:space="preserve"> function after each letter to ensure there is a clear distinction between repeating letters.</w:t>
      </w:r>
    </w:p>
    <w:p w14:paraId="2EAB849C" w14:textId="77777777" w:rsidR="00F15F66" w:rsidRPr="00A9007D" w:rsidRDefault="00F15F66" w:rsidP="00A9007D">
      <w:pPr>
        <w:pStyle w:val="BodyText"/>
      </w:pPr>
    </w:p>
    <w:p w14:paraId="690B535B" w14:textId="5E9556AA" w:rsidR="009B6B98" w:rsidRDefault="00A9007D" w:rsidP="00A9007D">
      <w:pPr>
        <w:pStyle w:val="Heading2"/>
      </w:pPr>
      <w:bookmarkStart w:id="288" w:name="_Toc138945131"/>
      <w:r>
        <w:lastRenderedPageBreak/>
        <w:t>Maintainability and Comments</w:t>
      </w:r>
      <w:bookmarkEnd w:id="288"/>
    </w:p>
    <w:p w14:paraId="595C4702" w14:textId="7AB982B3" w:rsidR="00A9007D" w:rsidRDefault="00A9007D" w:rsidP="00A9007D">
      <w:pPr>
        <w:pStyle w:val="BodyText"/>
      </w:pPr>
      <w:del w:id="289" w:author="Wells, Kellie S                           Export License Required - US Collins" w:date="2023-06-29T17:37:00Z">
        <w:r w:rsidRPr="00A9007D" w:rsidDel="009371EE">
          <w:delText xml:space="preserve">Comments </w:delText>
        </w:r>
      </w:del>
      <w:ins w:id="290" w:author="Wells, Kellie S                           Export License Required - US Collins" w:date="2023-06-29T17:37:00Z">
        <w:r w:rsidR="009371EE" w:rsidRPr="00A9007D">
          <w:t>Comment</w:t>
        </w:r>
        <w:r w:rsidR="009371EE">
          <w:t>ing</w:t>
        </w:r>
        <w:r w:rsidR="009371EE" w:rsidRPr="00A9007D">
          <w:t xml:space="preserve"> </w:t>
        </w:r>
      </w:ins>
      <w:r w:rsidRPr="00A9007D">
        <w:t>in Python is the inclusion of short descriptions along with the code to increase its readability. A developer uses them to record their thought process while writing the code. It explains the basic logic behind why a particular line of code was written.</w:t>
      </w:r>
    </w:p>
    <w:p w14:paraId="0C74D5F5" w14:textId="03126D5B" w:rsidR="00A9007D" w:rsidRDefault="00A9007D" w:rsidP="00A9007D">
      <w:pPr>
        <w:pStyle w:val="BodyText"/>
      </w:pPr>
      <w:r w:rsidRPr="00A9007D">
        <w:t xml:space="preserve">In Python, comments are written using a hash symbol, </w:t>
      </w:r>
      <w:r w:rsidRPr="00A9007D">
        <w:rPr>
          <w:b/>
          <w:bCs/>
        </w:rPr>
        <w:t>#</w:t>
      </w:r>
      <w:r w:rsidRPr="00A9007D">
        <w:t>.</w:t>
      </w:r>
    </w:p>
    <w:p w14:paraId="311CC6D4" w14:textId="708FDABA" w:rsidR="00A9007D" w:rsidRDefault="00A9007D" w:rsidP="00A9007D">
      <w:pPr>
        <w:pStyle w:val="BodyText"/>
      </w:pPr>
      <w:r w:rsidRPr="00A9007D">
        <w:t xml:space="preserve">For example, </w:t>
      </w:r>
      <w:r w:rsidR="00A87CD5">
        <w:t xml:space="preserve">a </w:t>
      </w:r>
      <w:r w:rsidR="00A87CD5">
        <w:rPr>
          <w:i/>
          <w:iCs/>
        </w:rPr>
        <w:t xml:space="preserve">good </w:t>
      </w:r>
      <w:r w:rsidR="00A87CD5">
        <w:t>example of how to</w:t>
      </w:r>
      <w:r w:rsidRPr="00A9007D">
        <w:t xml:space="preserve"> comment your code</w:t>
      </w:r>
      <w:r w:rsidR="00A87CD5">
        <w:t xml:space="preserve"> would be</w:t>
      </w:r>
      <w:r w:rsidRPr="00A9007D">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15F66" w14:paraId="5C61D4A8" w14:textId="77777777" w:rsidTr="00F15F66">
        <w:tc>
          <w:tcPr>
            <w:tcW w:w="9628" w:type="dxa"/>
          </w:tcPr>
          <w:p w14:paraId="680903E8" w14:textId="77777777" w:rsidR="00F01C03" w:rsidRDefault="00F15F66" w:rsidP="00F01C03">
            <w:pPr>
              <w:pStyle w:val="BodyText"/>
              <w:keepNext/>
              <w:ind w:left="0"/>
              <w:jc w:val="center"/>
            </w:pPr>
            <w:r>
              <w:rPr>
                <w:noProof/>
              </w:rPr>
              <w:drawing>
                <wp:inline distT="0" distB="0" distL="0" distR="0" wp14:anchorId="4B03F632" wp14:editId="603306E4">
                  <wp:extent cx="5259600" cy="18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b="52513"/>
                          <a:stretch/>
                        </pic:blipFill>
                        <pic:spPr bwMode="auto">
                          <a:xfrm>
                            <a:off x="0" y="0"/>
                            <a:ext cx="5259600" cy="1872000"/>
                          </a:xfrm>
                          <a:prstGeom prst="rect">
                            <a:avLst/>
                          </a:prstGeom>
                          <a:noFill/>
                          <a:ln>
                            <a:noFill/>
                          </a:ln>
                          <a:extLst>
                            <a:ext uri="{53640926-AAD7-44D8-BBD7-CCE9431645EC}">
                              <a14:shadowObscured xmlns:a14="http://schemas.microsoft.com/office/drawing/2010/main"/>
                            </a:ext>
                          </a:extLst>
                        </pic:spPr>
                      </pic:pic>
                    </a:graphicData>
                  </a:graphic>
                </wp:inline>
              </w:drawing>
            </w:r>
          </w:p>
          <w:p w14:paraId="4E3B84C8" w14:textId="1D937754" w:rsidR="00F15F66" w:rsidRDefault="00F01C03" w:rsidP="00F01C03">
            <w:pPr>
              <w:pStyle w:val="Caption"/>
            </w:pPr>
            <w:bookmarkStart w:id="291" w:name="_Toc138945156"/>
            <w:r>
              <w:t xml:space="preserve">Figure </w:t>
            </w:r>
            <w:r w:rsidR="009B41DC">
              <w:fldChar w:fldCharType="begin"/>
            </w:r>
            <w:r w:rsidR="009B41DC">
              <w:instrText xml:space="preserve"> SEQ Figure \* ARABIC </w:instrText>
            </w:r>
            <w:r w:rsidR="009B41DC">
              <w:fldChar w:fldCharType="separate"/>
            </w:r>
            <w:ins w:id="292" w:author="Richardson, Corey A (GBR)" w:date="2025-06-30T13:07:00Z" w16du:dateUtc="2025-06-30T12:07:00Z">
              <w:r w:rsidR="009B41DC">
                <w:rPr>
                  <w:noProof/>
                </w:rPr>
                <w:t>1010</w:t>
              </w:r>
            </w:ins>
            <w:del w:id="293" w:author="Richardson, Corey A (GBR)" w:date="2025-06-30T13:07:00Z" w16du:dateUtc="2025-06-30T12:07:00Z">
              <w:r w:rsidR="00AC093B" w:rsidDel="009B41DC">
                <w:rPr>
                  <w:noProof/>
                </w:rPr>
                <w:delText>10</w:delText>
              </w:r>
            </w:del>
            <w:r w:rsidR="009B41DC">
              <w:rPr>
                <w:noProof/>
              </w:rPr>
              <w:fldChar w:fldCharType="end"/>
            </w:r>
            <w:r>
              <w:t>: Example of Good Use of Comments</w:t>
            </w:r>
            <w:bookmarkEnd w:id="291"/>
          </w:p>
        </w:tc>
      </w:tr>
    </w:tbl>
    <w:p w14:paraId="669B0784" w14:textId="3E4CE0D9" w:rsidR="00A9007D" w:rsidRDefault="00A9007D" w:rsidP="00A9007D">
      <w:pPr>
        <w:pStyle w:val="BodyText"/>
      </w:pPr>
      <w:r w:rsidRPr="00A9007D">
        <w:t>Notice how not every line has a comment. Avoid self-explanatory comments such as:</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4428C" w14:paraId="26FFA69C" w14:textId="77777777" w:rsidTr="0024428C">
        <w:tc>
          <w:tcPr>
            <w:tcW w:w="9628" w:type="dxa"/>
          </w:tcPr>
          <w:p w14:paraId="520E94B8" w14:textId="77777777" w:rsidR="00F01C03" w:rsidRDefault="0024428C" w:rsidP="00F01C03">
            <w:pPr>
              <w:pStyle w:val="BodyText"/>
              <w:keepNext/>
              <w:ind w:left="0"/>
              <w:jc w:val="center"/>
            </w:pPr>
            <w:r>
              <w:rPr>
                <w:noProof/>
              </w:rPr>
              <w:drawing>
                <wp:inline distT="0" distB="0" distL="0" distR="0" wp14:anchorId="4B912C0A" wp14:editId="209C53CA">
                  <wp:extent cx="5259600" cy="594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b="84927"/>
                          <a:stretch/>
                        </pic:blipFill>
                        <pic:spPr bwMode="auto">
                          <a:xfrm>
                            <a:off x="0" y="0"/>
                            <a:ext cx="5259600" cy="594000"/>
                          </a:xfrm>
                          <a:prstGeom prst="rect">
                            <a:avLst/>
                          </a:prstGeom>
                          <a:noFill/>
                          <a:ln>
                            <a:noFill/>
                          </a:ln>
                          <a:extLst>
                            <a:ext uri="{53640926-AAD7-44D8-BBD7-CCE9431645EC}">
                              <a14:shadowObscured xmlns:a14="http://schemas.microsoft.com/office/drawing/2010/main"/>
                            </a:ext>
                          </a:extLst>
                        </pic:spPr>
                      </pic:pic>
                    </a:graphicData>
                  </a:graphic>
                </wp:inline>
              </w:drawing>
            </w:r>
          </w:p>
          <w:p w14:paraId="78B3DBAE" w14:textId="1817B0B4" w:rsidR="0024428C" w:rsidRDefault="00F01C03" w:rsidP="00F01C03">
            <w:pPr>
              <w:pStyle w:val="Caption"/>
            </w:pPr>
            <w:bookmarkStart w:id="294" w:name="_Toc138945157"/>
            <w:r>
              <w:t xml:space="preserve">Figure </w:t>
            </w:r>
            <w:r w:rsidR="009B41DC">
              <w:fldChar w:fldCharType="begin"/>
            </w:r>
            <w:r w:rsidR="009B41DC">
              <w:instrText xml:space="preserve"> SEQ Figure \* ARABIC </w:instrText>
            </w:r>
            <w:r w:rsidR="009B41DC">
              <w:fldChar w:fldCharType="separate"/>
            </w:r>
            <w:ins w:id="295" w:author="Richardson, Corey A (GBR)" w:date="2025-06-30T13:07:00Z" w16du:dateUtc="2025-06-30T12:07:00Z">
              <w:r w:rsidR="009B41DC">
                <w:rPr>
                  <w:noProof/>
                </w:rPr>
                <w:t>1111</w:t>
              </w:r>
            </w:ins>
            <w:del w:id="296" w:author="Richardson, Corey A (GBR)" w:date="2025-06-30T13:07:00Z" w16du:dateUtc="2025-06-30T12:07:00Z">
              <w:r w:rsidR="00AC093B" w:rsidDel="009B41DC">
                <w:rPr>
                  <w:noProof/>
                </w:rPr>
                <w:delText>11</w:delText>
              </w:r>
            </w:del>
            <w:r w:rsidR="009B41DC">
              <w:rPr>
                <w:noProof/>
              </w:rPr>
              <w:fldChar w:fldCharType="end"/>
            </w:r>
            <w:r>
              <w:t xml:space="preserve">: </w:t>
            </w:r>
            <w:r w:rsidRPr="00746F72">
              <w:t xml:space="preserve">Example of </w:t>
            </w:r>
            <w:r>
              <w:t>Bad</w:t>
            </w:r>
            <w:r w:rsidRPr="00746F72">
              <w:t xml:space="preserve"> Use of Comments</w:t>
            </w:r>
            <w:bookmarkEnd w:id="294"/>
          </w:p>
        </w:tc>
      </w:tr>
    </w:tbl>
    <w:p w14:paraId="35AB8BAF" w14:textId="7011C6F7" w:rsidR="00A9007D" w:rsidRPr="00A9007D" w:rsidRDefault="00A9007D" w:rsidP="00A9007D">
      <w:pPr>
        <w:pStyle w:val="BodyText"/>
      </w:pPr>
      <w:r w:rsidRPr="00A9007D">
        <w:t xml:space="preserve">Add some </w:t>
      </w:r>
      <w:r w:rsidRPr="00A9007D">
        <w:rPr>
          <w:i/>
          <w:iCs/>
        </w:rPr>
        <w:t>descriptive</w:t>
      </w:r>
      <w:r w:rsidRPr="00A9007D">
        <w:t xml:space="preserve"> comments to your code.</w:t>
      </w:r>
    </w:p>
    <w:p w14:paraId="111A91AB" w14:textId="5EC03DD5" w:rsidR="00A9007D" w:rsidRDefault="00A9007D" w:rsidP="00A9007D">
      <w:pPr>
        <w:pStyle w:val="BodyText"/>
      </w:pPr>
      <w:r w:rsidRPr="00A9007D">
        <w:t>This would help you or another developer understand why the code was written in a certain way if you had to come back to this project in a number of years’ time when the original processes ha</w:t>
      </w:r>
      <w:r>
        <w:t>ve</w:t>
      </w:r>
      <w:r w:rsidRPr="00A9007D">
        <w:t xml:space="preserve"> been forgotten.</w:t>
      </w:r>
    </w:p>
    <w:p w14:paraId="009CED65" w14:textId="1F4BE115" w:rsidR="00E73ABA" w:rsidRDefault="00E73ABA">
      <w:r>
        <w:br w:type="page"/>
      </w:r>
    </w:p>
    <w:p w14:paraId="744D8C8A" w14:textId="783EAE25" w:rsidR="00735186" w:rsidRDefault="009371EE" w:rsidP="00735186">
      <w:pPr>
        <w:pStyle w:val="Heading2"/>
      </w:pPr>
      <w:bookmarkStart w:id="297" w:name="_Decoding_the_Message"/>
      <w:bookmarkStart w:id="298" w:name="_Ref138937932"/>
      <w:bookmarkStart w:id="299" w:name="_Toc138945132"/>
      <w:bookmarkEnd w:id="297"/>
      <w:ins w:id="300" w:author="Wells, Kellie S                           Export License Required - US Collins" w:date="2023-06-29T17:40:00Z">
        <w:r>
          <w:lastRenderedPageBreak/>
          <w:t>D</w:t>
        </w:r>
      </w:ins>
      <w:ins w:id="301" w:author="Wells, Kellie S                           Export License Required - US Collins" w:date="2023-06-29T17:41:00Z">
        <w:r>
          <w:t xml:space="preserve">igital Treasure Hunt to </w:t>
        </w:r>
      </w:ins>
      <w:del w:id="302" w:author="Wells, Kellie S                           Export License Required - US Collins" w:date="2023-06-29T17:41:00Z">
        <w:r w:rsidR="00735186" w:rsidDel="009371EE">
          <w:delText xml:space="preserve">Decoding </w:delText>
        </w:r>
      </w:del>
      <w:ins w:id="303" w:author="Wells, Kellie S                           Export License Required - US Collins" w:date="2023-06-29T17:41:00Z">
        <w:r>
          <w:t xml:space="preserve">Decode </w:t>
        </w:r>
      </w:ins>
      <w:r w:rsidR="00735186">
        <w:t>the Message</w:t>
      </w:r>
      <w:bookmarkEnd w:id="298"/>
      <w:bookmarkEnd w:id="299"/>
    </w:p>
    <w:p w14:paraId="7F5405A5" w14:textId="14219FA0" w:rsidR="00735186" w:rsidRDefault="00735186" w:rsidP="00735186">
      <w:pPr>
        <w:pStyle w:val="BodyText"/>
      </w:pPr>
      <w:r>
        <w:t>F</w:t>
      </w:r>
      <w:r w:rsidRPr="00735186">
        <w:t>ollow the program flow and determine the output of the code provided. This should be done on pape</w:t>
      </w:r>
      <w:r>
        <w:t>r</w:t>
      </w:r>
      <w:r w:rsidRPr="00735186">
        <w:t xml:space="preserve">, </w:t>
      </w:r>
      <w:r w:rsidR="00A470C2">
        <w:t xml:space="preserve">and </w:t>
      </w:r>
      <w:r w:rsidRPr="00735186">
        <w:t>not written into th</w:t>
      </w:r>
      <w:r w:rsidR="00A470C2">
        <w:t>e</w:t>
      </w:r>
      <w:r w:rsidRPr="00735186">
        <w:t xml:space="preserve"> script.</w:t>
      </w:r>
    </w:p>
    <w:p w14:paraId="66550CCD" w14:textId="0E2F2A4D" w:rsidR="00735186" w:rsidRPr="00735186" w:rsidRDefault="00735186" w:rsidP="00735186">
      <w:pPr>
        <w:pStyle w:val="BodyText"/>
      </w:pPr>
      <w:r w:rsidRPr="00735186">
        <w:t xml:space="preserve">Here are some of the key things you may want to </w:t>
      </w:r>
      <w:del w:id="304" w:author="Wells, Kellie S                           Export License Required - US Collins" w:date="2023-06-29T17:41:00Z">
        <w:r w:rsidRPr="00735186" w:rsidDel="009371EE">
          <w:delText>focus on</w:delText>
        </w:r>
      </w:del>
      <w:ins w:id="305" w:author="Wells, Kellie S                           Export License Required - US Collins" w:date="2023-06-29T17:42:00Z">
        <w:r w:rsidR="009371EE">
          <w:t>hunt</w:t>
        </w:r>
      </w:ins>
      <w:ins w:id="306" w:author="Wells, Kellie S                           Export License Required - US Collins" w:date="2023-06-29T17:41:00Z">
        <w:r w:rsidR="009371EE">
          <w:t xml:space="preserve"> for</w:t>
        </w:r>
      </w:ins>
      <w:r w:rsidRPr="00735186">
        <w:t>...</w:t>
      </w:r>
      <w:ins w:id="307" w:author="Wells, Kellie S                           Export License Required - US Collins" w:date="2023-06-29T17:42:00Z">
        <w:r w:rsidR="009371EE">
          <w:t xml:space="preserve"> (Use the interne</w:t>
        </w:r>
      </w:ins>
      <w:ins w:id="308" w:author="Wells, Kellie S                           Export License Required - US Collins" w:date="2023-06-30T08:54:00Z">
        <w:r w:rsidR="00F32CCA">
          <w:t>t</w:t>
        </w:r>
      </w:ins>
      <w:ins w:id="309" w:author="Wells, Kellie S                           Export License Required - US Collins" w:date="2023-06-29T17:42:00Z">
        <w:r w:rsidR="009371EE">
          <w:t>)</w:t>
        </w:r>
      </w:ins>
    </w:p>
    <w:p w14:paraId="49316EE5" w14:textId="77777777" w:rsidR="009371EE" w:rsidRPr="009371EE" w:rsidRDefault="00735186" w:rsidP="009371EE">
      <w:pPr>
        <w:pStyle w:val="BodyText"/>
        <w:numPr>
          <w:ilvl w:val="0"/>
          <w:numId w:val="29"/>
        </w:numPr>
        <w:rPr>
          <w:ins w:id="310" w:author="Wells, Kellie S                           Export License Required - US Collins" w:date="2023-06-29T17:41:00Z"/>
          <w:b/>
          <w:bCs/>
          <w:rPrChange w:id="311" w:author="Wells, Kellie S                           Export License Required - US Collins" w:date="2023-06-29T17:41:00Z">
            <w:rPr>
              <w:ins w:id="312" w:author="Wells, Kellie S                           Export License Required - US Collins" w:date="2023-06-29T17:41:00Z"/>
            </w:rPr>
          </w:rPrChange>
        </w:rPr>
      </w:pPr>
      <w:r w:rsidRPr="00735186">
        <w:rPr>
          <w:b/>
          <w:bCs/>
        </w:rPr>
        <w:t>[::-1]</w:t>
      </w:r>
    </w:p>
    <w:p w14:paraId="093C8C87" w14:textId="77777777" w:rsidR="009371EE" w:rsidRPr="009371EE" w:rsidRDefault="00735186" w:rsidP="009371EE">
      <w:pPr>
        <w:pStyle w:val="BodyText"/>
        <w:numPr>
          <w:ilvl w:val="0"/>
          <w:numId w:val="29"/>
        </w:numPr>
        <w:rPr>
          <w:ins w:id="313" w:author="Wells, Kellie S                           Export License Required - US Collins" w:date="2023-06-29T17:41:00Z"/>
          <w:b/>
          <w:bCs/>
          <w:rPrChange w:id="314" w:author="Wells, Kellie S                           Export License Required - US Collins" w:date="2023-06-29T17:41:00Z">
            <w:rPr>
              <w:ins w:id="315" w:author="Wells, Kellie S                           Export License Required - US Collins" w:date="2023-06-29T17:41:00Z"/>
            </w:rPr>
          </w:rPrChange>
        </w:rPr>
      </w:pPr>
      <w:del w:id="316" w:author="Wells, Kellie S                           Export License Required - US Collins" w:date="2023-06-29T17:41:00Z">
        <w:r w:rsidRPr="00735186" w:rsidDel="009371EE">
          <w:delText xml:space="preserve">, </w:delText>
        </w:r>
      </w:del>
      <w:r w:rsidRPr="00735186">
        <w:rPr>
          <w:b/>
          <w:bCs/>
        </w:rPr>
        <w:t>[0:3]</w:t>
      </w:r>
    </w:p>
    <w:p w14:paraId="553259F6" w14:textId="77777777" w:rsidR="009371EE" w:rsidRPr="009371EE" w:rsidRDefault="00735186" w:rsidP="009371EE">
      <w:pPr>
        <w:pStyle w:val="BodyText"/>
        <w:numPr>
          <w:ilvl w:val="0"/>
          <w:numId w:val="29"/>
        </w:numPr>
        <w:rPr>
          <w:ins w:id="317" w:author="Wells, Kellie S                           Export License Required - US Collins" w:date="2023-06-29T17:41:00Z"/>
          <w:b/>
          <w:bCs/>
          <w:rPrChange w:id="318" w:author="Wells, Kellie S                           Export License Required - US Collins" w:date="2023-06-29T17:41:00Z">
            <w:rPr>
              <w:ins w:id="319" w:author="Wells, Kellie S                           Export License Required - US Collins" w:date="2023-06-29T17:41:00Z"/>
            </w:rPr>
          </w:rPrChange>
        </w:rPr>
      </w:pPr>
      <w:del w:id="320" w:author="Wells, Kellie S                           Export License Required - US Collins" w:date="2023-06-29T17:41:00Z">
        <w:r w:rsidRPr="00735186" w:rsidDel="009371EE">
          <w:delText xml:space="preserve">, </w:delText>
        </w:r>
      </w:del>
      <w:r w:rsidRPr="00735186">
        <w:rPr>
          <w:b/>
          <w:bCs/>
        </w:rPr>
        <w:t>[-1]</w:t>
      </w:r>
      <w:del w:id="321" w:author="Wells, Kellie S                           Export License Required - US Collins" w:date="2023-06-29T17:41:00Z">
        <w:r w:rsidRPr="00735186" w:rsidDel="009371EE">
          <w:delText xml:space="preserve">, </w:delText>
        </w:r>
      </w:del>
    </w:p>
    <w:p w14:paraId="5224FD72" w14:textId="77777777" w:rsidR="009371EE" w:rsidRPr="009371EE" w:rsidRDefault="00735186" w:rsidP="009371EE">
      <w:pPr>
        <w:pStyle w:val="BodyText"/>
        <w:numPr>
          <w:ilvl w:val="0"/>
          <w:numId w:val="29"/>
        </w:numPr>
        <w:rPr>
          <w:ins w:id="322" w:author="Wells, Kellie S                           Export License Required - US Collins" w:date="2023-06-29T17:42:00Z"/>
          <w:b/>
          <w:bCs/>
          <w:rPrChange w:id="323" w:author="Wells, Kellie S                           Export License Required - US Collins" w:date="2023-06-29T17:42:00Z">
            <w:rPr>
              <w:ins w:id="324" w:author="Wells, Kellie S                           Export License Required - US Collins" w:date="2023-06-29T17:42:00Z"/>
            </w:rPr>
          </w:rPrChange>
        </w:rPr>
      </w:pPr>
      <w:r w:rsidRPr="00735186">
        <w:rPr>
          <w:b/>
          <w:bCs/>
        </w:rPr>
        <w:t>range(a, b, c)</w:t>
      </w:r>
    </w:p>
    <w:p w14:paraId="46615219" w14:textId="77777777" w:rsidR="009371EE" w:rsidRPr="009371EE" w:rsidRDefault="00735186" w:rsidP="009371EE">
      <w:pPr>
        <w:pStyle w:val="BodyText"/>
        <w:numPr>
          <w:ilvl w:val="0"/>
          <w:numId w:val="29"/>
        </w:numPr>
        <w:rPr>
          <w:ins w:id="325" w:author="Wells, Kellie S                           Export License Required - US Collins" w:date="2023-06-29T17:42:00Z"/>
          <w:b/>
          <w:bCs/>
          <w:rPrChange w:id="326" w:author="Wells, Kellie S                           Export License Required - US Collins" w:date="2023-06-29T17:42:00Z">
            <w:rPr>
              <w:ins w:id="327" w:author="Wells, Kellie S                           Export License Required - US Collins" w:date="2023-06-29T17:42:00Z"/>
            </w:rPr>
          </w:rPrChange>
        </w:rPr>
      </w:pPr>
      <w:del w:id="328" w:author="Wells, Kellie S                           Export License Required - US Collins" w:date="2023-06-29T17:42:00Z">
        <w:r w:rsidRPr="00735186" w:rsidDel="009371EE">
          <w:delText xml:space="preserve">, </w:delText>
        </w:r>
        <w:r w:rsidRPr="00735186" w:rsidDel="009371EE">
          <w:rPr>
            <w:b/>
            <w:bCs/>
          </w:rPr>
          <w:delText>''</w:delText>
        </w:r>
      </w:del>
      <w:r w:rsidRPr="00735186">
        <w:rPr>
          <w:b/>
          <w:bCs/>
        </w:rPr>
        <w:t>.join([a, b])</w:t>
      </w:r>
    </w:p>
    <w:p w14:paraId="67D8F37B" w14:textId="419944E9" w:rsidR="00735186" w:rsidRDefault="00735186" w:rsidP="009371EE">
      <w:pPr>
        <w:pStyle w:val="BodyText"/>
        <w:numPr>
          <w:ilvl w:val="0"/>
          <w:numId w:val="29"/>
        </w:numPr>
        <w:rPr>
          <w:ins w:id="329" w:author="Wells, Kellie S                           Export License Required - US Collins" w:date="2023-06-29T17:43:00Z"/>
          <w:b/>
          <w:bCs/>
        </w:rPr>
      </w:pPr>
      <w:del w:id="330" w:author="Wells, Kellie S                           Export License Required - US Collins" w:date="2023-06-29T17:42:00Z">
        <w:r w:rsidRPr="00735186" w:rsidDel="009371EE">
          <w:rPr>
            <w:b/>
            <w:bCs/>
          </w:rPr>
          <w:delText>,</w:delText>
        </w:r>
        <w:r w:rsidRPr="00735186" w:rsidDel="009371EE">
          <w:delText xml:space="preserve"> </w:delText>
        </w:r>
      </w:del>
      <w:r w:rsidRPr="00735186">
        <w:rPr>
          <w:b/>
          <w:bCs/>
        </w:rPr>
        <w:t>//</w:t>
      </w:r>
    </w:p>
    <w:p w14:paraId="6947CB54" w14:textId="23110F11" w:rsidR="009371EE" w:rsidDel="009371EE" w:rsidRDefault="009371EE">
      <w:pPr>
        <w:pStyle w:val="BodyText"/>
        <w:ind w:left="1854"/>
        <w:rPr>
          <w:del w:id="331" w:author="Wells, Kellie S                           Export License Required - US Collins" w:date="2023-06-29T17:43:00Z"/>
          <w:b/>
          <w:bCs/>
        </w:rPr>
        <w:pPrChange w:id="332" w:author="Wells, Kellie S                           Export License Required - US Collins" w:date="2023-06-29T17:42:00Z">
          <w:pPr>
            <w:pStyle w:val="BodyText"/>
          </w:pPr>
        </w:pPrChange>
      </w:pPr>
    </w:p>
    <w:tbl>
      <w:tblPr>
        <w:tblStyle w:val="TableGrid"/>
        <w:tblW w:w="8504"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1C03" w:rsidDel="009371EE" w14:paraId="303193D9" w14:textId="2044482A" w:rsidTr="00676726">
        <w:trPr>
          <w:del w:id="333" w:author="Wells, Kellie S                           Export License Required - US Collins" w:date="2023-06-29T17:43:00Z"/>
        </w:trPr>
        <w:tc>
          <w:tcPr>
            <w:tcW w:w="8504" w:type="dxa"/>
          </w:tcPr>
          <w:p w14:paraId="1F3ADCB3" w14:textId="51BB7A01" w:rsidR="00E73ABA" w:rsidDel="009371EE" w:rsidRDefault="00E73ABA" w:rsidP="00E73ABA">
            <w:pPr>
              <w:pStyle w:val="BodyText"/>
              <w:ind w:left="0"/>
              <w:jc w:val="center"/>
              <w:rPr>
                <w:del w:id="334" w:author="Wells, Kellie S                           Export License Required - US Collins" w:date="2023-06-29T17:43:00Z"/>
                <w:b/>
                <w:bCs/>
              </w:rPr>
            </w:pPr>
            <w:del w:id="335" w:author="Wells, Kellie S                           Export License Required - US Collins" w:date="2023-06-29T17:43:00Z">
              <w:r w:rsidDel="009371EE">
                <w:rPr>
                  <w:b/>
                  <w:bCs/>
                  <w:noProof/>
                </w:rPr>
                <w:drawing>
                  <wp:inline distT="0" distB="0" distL="0" distR="0" wp14:anchorId="0B09ABC4" wp14:editId="79834A8F">
                    <wp:extent cx="5259600" cy="702000"/>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b="82238"/>
                            <a:stretch/>
                          </pic:blipFill>
                          <pic:spPr bwMode="auto">
                            <a:xfrm>
                              <a:off x="0" y="0"/>
                              <a:ext cx="5259600" cy="702000"/>
                            </a:xfrm>
                            <a:prstGeom prst="rect">
                              <a:avLst/>
                            </a:prstGeom>
                            <a:noFill/>
                            <a:ln>
                              <a:noFill/>
                            </a:ln>
                            <a:extLst>
                              <a:ext uri="{53640926-AAD7-44D8-BBD7-CCE9431645EC}">
                                <a14:shadowObscured xmlns:a14="http://schemas.microsoft.com/office/drawing/2010/main"/>
                              </a:ext>
                            </a:extLst>
                          </pic:spPr>
                        </pic:pic>
                      </a:graphicData>
                    </a:graphic>
                  </wp:inline>
                </w:drawing>
              </w:r>
            </w:del>
          </w:p>
        </w:tc>
      </w:tr>
      <w:tr w:rsidR="00F01C03" w:rsidDel="009371EE" w14:paraId="51D5C281" w14:textId="3F554B58" w:rsidTr="00676726">
        <w:trPr>
          <w:del w:id="336" w:author="Wells, Kellie S                           Export License Required - US Collins" w:date="2023-06-29T17:43:00Z"/>
        </w:trPr>
        <w:tc>
          <w:tcPr>
            <w:tcW w:w="8504" w:type="dxa"/>
          </w:tcPr>
          <w:p w14:paraId="0272E3BB" w14:textId="3C1A0E5B" w:rsidR="00E73ABA" w:rsidDel="009371EE" w:rsidRDefault="00E73ABA" w:rsidP="00E73ABA">
            <w:pPr>
              <w:pStyle w:val="BodyText"/>
              <w:ind w:left="0"/>
              <w:rPr>
                <w:del w:id="337" w:author="Wells, Kellie S                           Export License Required - US Collins" w:date="2023-06-29T17:43:00Z"/>
              </w:rPr>
            </w:pPr>
            <w:del w:id="338" w:author="Wells, Kellie S                           Export License Required - US Collins" w:date="2023-06-29T17:43:00Z">
              <w:r w:rsidRPr="00735186" w:rsidDel="009371EE">
                <w:delText>What is the effect of this function?</w:delText>
              </w:r>
            </w:del>
          </w:p>
          <w:p w14:paraId="7901B6FB" w14:textId="10BD0AD5" w:rsidR="00E73ABA" w:rsidRPr="00E73ABA" w:rsidDel="009371EE" w:rsidRDefault="00E73ABA" w:rsidP="00E73ABA">
            <w:pPr>
              <w:pStyle w:val="BodyText"/>
              <w:ind w:left="0"/>
              <w:jc w:val="center"/>
              <w:rPr>
                <w:del w:id="339" w:author="Wells, Kellie S                           Export License Required - US Collins" w:date="2023-06-29T17:43:00Z"/>
              </w:rPr>
            </w:pPr>
            <w:del w:id="340" w:author="Wells, Kellie S                           Export License Required - US Collins" w:date="2023-06-29T17:43:00Z">
              <w:r w:rsidRPr="00735186" w:rsidDel="009371EE">
                <w:rPr>
                  <w:i/>
                  <w:iCs/>
                </w:rPr>
                <w:delText>__</w:delText>
              </w:r>
              <w:r w:rsidRPr="00735186" w:rsidDel="009371EE">
                <w:delText>____________________________________________________</w:delText>
              </w:r>
              <w:r w:rsidDel="009371EE">
                <w:delText>____________________</w:delText>
              </w:r>
            </w:del>
          </w:p>
        </w:tc>
      </w:tr>
      <w:tr w:rsidR="00F01C03" w:rsidDel="009371EE" w14:paraId="0C00CFF6" w14:textId="6804A59A" w:rsidTr="00676726">
        <w:trPr>
          <w:del w:id="341" w:author="Wells, Kellie S                           Export License Required - US Collins" w:date="2023-06-29T17:43:00Z"/>
        </w:trPr>
        <w:tc>
          <w:tcPr>
            <w:tcW w:w="8504" w:type="dxa"/>
          </w:tcPr>
          <w:p w14:paraId="1093AA81" w14:textId="24F86342" w:rsidR="00E73ABA" w:rsidDel="009371EE" w:rsidRDefault="00E73ABA" w:rsidP="00E73ABA">
            <w:pPr>
              <w:pStyle w:val="BodyText"/>
              <w:ind w:left="0"/>
              <w:jc w:val="center"/>
              <w:rPr>
                <w:del w:id="342" w:author="Wells, Kellie S                           Export License Required - US Collins" w:date="2023-06-29T17:43:00Z"/>
                <w:b/>
                <w:bCs/>
              </w:rPr>
            </w:pPr>
            <w:del w:id="343" w:author="Wells, Kellie S                           Export License Required - US Collins" w:date="2023-06-29T17:43:00Z">
              <w:r w:rsidDel="009371EE">
                <w:rPr>
                  <w:b/>
                  <w:bCs/>
                  <w:noProof/>
                </w:rPr>
                <w:drawing>
                  <wp:inline distT="0" distB="0" distL="0" distR="0" wp14:anchorId="07F47ED3" wp14:editId="3CD05266">
                    <wp:extent cx="5259600" cy="101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t="1453" b="72880"/>
                            <a:stretch/>
                          </pic:blipFill>
                          <pic:spPr bwMode="auto">
                            <a:xfrm>
                              <a:off x="0" y="0"/>
                              <a:ext cx="5259600" cy="1015200"/>
                            </a:xfrm>
                            <a:prstGeom prst="rect">
                              <a:avLst/>
                            </a:prstGeom>
                            <a:noFill/>
                            <a:ln>
                              <a:noFill/>
                            </a:ln>
                            <a:extLst>
                              <a:ext uri="{53640926-AAD7-44D8-BBD7-CCE9431645EC}">
                                <a14:shadowObscured xmlns:a14="http://schemas.microsoft.com/office/drawing/2010/main"/>
                              </a:ext>
                            </a:extLst>
                          </pic:spPr>
                        </pic:pic>
                      </a:graphicData>
                    </a:graphic>
                  </wp:inline>
                </w:drawing>
              </w:r>
            </w:del>
          </w:p>
        </w:tc>
      </w:tr>
      <w:tr w:rsidR="00F01C03" w:rsidDel="009371EE" w14:paraId="505FABFB" w14:textId="32316229" w:rsidTr="00676726">
        <w:trPr>
          <w:del w:id="344" w:author="Wells, Kellie S                           Export License Required - US Collins" w:date="2023-06-29T17:43:00Z"/>
        </w:trPr>
        <w:tc>
          <w:tcPr>
            <w:tcW w:w="8504" w:type="dxa"/>
          </w:tcPr>
          <w:p w14:paraId="6989C831" w14:textId="061DDA2C" w:rsidR="00E73ABA" w:rsidDel="009371EE" w:rsidRDefault="00E73ABA" w:rsidP="00E73ABA">
            <w:pPr>
              <w:pStyle w:val="BodyText"/>
              <w:ind w:left="0"/>
              <w:rPr>
                <w:del w:id="345" w:author="Wells, Kellie S                           Export License Required - US Collins" w:date="2023-06-29T17:43:00Z"/>
              </w:rPr>
            </w:pPr>
            <w:del w:id="346" w:author="Wells, Kellie S                           Export License Required - US Collins" w:date="2023-06-29T17:43:00Z">
              <w:r w:rsidRPr="00735186" w:rsidDel="009371EE">
                <w:delText>What is the effect of this function?</w:delText>
              </w:r>
            </w:del>
          </w:p>
          <w:p w14:paraId="1636D395" w14:textId="0A53214E" w:rsidR="00E73ABA" w:rsidDel="009371EE" w:rsidRDefault="00E73ABA" w:rsidP="00E73ABA">
            <w:pPr>
              <w:pStyle w:val="BodyText"/>
              <w:ind w:left="0"/>
              <w:jc w:val="center"/>
              <w:rPr>
                <w:del w:id="347" w:author="Wells, Kellie S                           Export License Required - US Collins" w:date="2023-06-29T17:43:00Z"/>
                <w:b/>
                <w:bCs/>
              </w:rPr>
            </w:pPr>
            <w:del w:id="348" w:author="Wells, Kellie S                           Export License Required - US Collins" w:date="2023-06-29T17:43:00Z">
              <w:r w:rsidRPr="00735186" w:rsidDel="009371EE">
                <w:rPr>
                  <w:i/>
                  <w:iCs/>
                </w:rPr>
                <w:delText>__</w:delText>
              </w:r>
              <w:r w:rsidRPr="00735186" w:rsidDel="009371EE">
                <w:delText>____________________________________________________</w:delText>
              </w:r>
              <w:r w:rsidDel="009371EE">
                <w:delText>____________________</w:delText>
              </w:r>
            </w:del>
          </w:p>
        </w:tc>
      </w:tr>
      <w:tr w:rsidR="00F01C03" w:rsidDel="009371EE" w14:paraId="4DE19966" w14:textId="33F77716" w:rsidTr="00676726">
        <w:trPr>
          <w:del w:id="349" w:author="Wells, Kellie S                           Export License Required - US Collins" w:date="2023-06-29T17:43:00Z"/>
        </w:trPr>
        <w:tc>
          <w:tcPr>
            <w:tcW w:w="8504" w:type="dxa"/>
          </w:tcPr>
          <w:p w14:paraId="0155A683" w14:textId="64D3FF56" w:rsidR="00E73ABA" w:rsidDel="009371EE" w:rsidRDefault="00E73ABA" w:rsidP="00E73ABA">
            <w:pPr>
              <w:pStyle w:val="BodyText"/>
              <w:ind w:left="0"/>
              <w:jc w:val="center"/>
              <w:rPr>
                <w:del w:id="350" w:author="Wells, Kellie S                           Export License Required - US Collins" w:date="2023-06-29T17:43:00Z"/>
                <w:b/>
                <w:bCs/>
              </w:rPr>
            </w:pPr>
            <w:del w:id="351" w:author="Wells, Kellie S                           Export License Required - US Collins" w:date="2023-06-29T17:43:00Z">
              <w:r w:rsidDel="009371EE">
                <w:rPr>
                  <w:b/>
                  <w:bCs/>
                  <w:noProof/>
                </w:rPr>
                <w:drawing>
                  <wp:inline distT="0" distB="0" distL="0" distR="0" wp14:anchorId="5FFE596F" wp14:editId="1EF5F60A">
                    <wp:extent cx="5259600" cy="842400"/>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b="78695"/>
                            <a:stretch/>
                          </pic:blipFill>
                          <pic:spPr bwMode="auto">
                            <a:xfrm>
                              <a:off x="0" y="0"/>
                              <a:ext cx="5259600" cy="842400"/>
                            </a:xfrm>
                            <a:prstGeom prst="rect">
                              <a:avLst/>
                            </a:prstGeom>
                            <a:noFill/>
                            <a:ln>
                              <a:noFill/>
                            </a:ln>
                            <a:extLst>
                              <a:ext uri="{53640926-AAD7-44D8-BBD7-CCE9431645EC}">
                                <a14:shadowObscured xmlns:a14="http://schemas.microsoft.com/office/drawing/2010/main"/>
                              </a:ext>
                            </a:extLst>
                          </pic:spPr>
                        </pic:pic>
                      </a:graphicData>
                    </a:graphic>
                  </wp:inline>
                </w:drawing>
              </w:r>
            </w:del>
          </w:p>
        </w:tc>
      </w:tr>
      <w:tr w:rsidR="00F01C03" w:rsidDel="009371EE" w14:paraId="7E94D1C9" w14:textId="7DD7E9B6" w:rsidTr="00676726">
        <w:trPr>
          <w:del w:id="352" w:author="Wells, Kellie S                           Export License Required - US Collins" w:date="2023-06-29T17:43:00Z"/>
        </w:trPr>
        <w:tc>
          <w:tcPr>
            <w:tcW w:w="8504" w:type="dxa"/>
          </w:tcPr>
          <w:p w14:paraId="62C6C588" w14:textId="19D790BA" w:rsidR="00E73ABA" w:rsidDel="009371EE" w:rsidRDefault="00F01C03" w:rsidP="00F01C03">
            <w:pPr>
              <w:pStyle w:val="BodyText"/>
              <w:ind w:left="0"/>
              <w:rPr>
                <w:del w:id="353" w:author="Wells, Kellie S                           Export License Required - US Collins" w:date="2023-06-29T17:43:00Z"/>
                <w:b/>
                <w:bCs/>
              </w:rPr>
            </w:pPr>
            <w:del w:id="354" w:author="Wells, Kellie S                           Export License Required - US Collins" w:date="2023-06-29T17:43:00Z">
              <w:r w:rsidRPr="00735186" w:rsidDel="009371EE">
                <w:delText xml:space="preserve">Value = </w:delText>
              </w:r>
              <w:r w:rsidRPr="00735186" w:rsidDel="009371EE">
                <w:rPr>
                  <w:i/>
                  <w:iCs/>
                </w:rPr>
                <w:delText>__</w:delText>
              </w:r>
              <w:r w:rsidRPr="00735186" w:rsidDel="009371EE">
                <w:delText>________</w:delText>
              </w:r>
              <w:r w:rsidDel="009371EE">
                <w:delText>__</w:delText>
              </w:r>
            </w:del>
          </w:p>
        </w:tc>
      </w:tr>
      <w:tr w:rsidR="00F01C03" w:rsidDel="009371EE" w14:paraId="11CF0940" w14:textId="252E42AD" w:rsidTr="00676726">
        <w:trPr>
          <w:del w:id="355" w:author="Wells, Kellie S                           Export License Required - US Collins" w:date="2023-06-29T17:43:00Z"/>
        </w:trPr>
        <w:tc>
          <w:tcPr>
            <w:tcW w:w="8504" w:type="dxa"/>
          </w:tcPr>
          <w:p w14:paraId="2E4114FD" w14:textId="11026D78" w:rsidR="00E73ABA" w:rsidDel="009371EE" w:rsidRDefault="00F01C03" w:rsidP="00E73ABA">
            <w:pPr>
              <w:pStyle w:val="BodyText"/>
              <w:ind w:left="0"/>
              <w:jc w:val="center"/>
              <w:rPr>
                <w:del w:id="356" w:author="Wells, Kellie S                           Export License Required - US Collins" w:date="2023-06-29T17:43:00Z"/>
                <w:b/>
                <w:bCs/>
              </w:rPr>
            </w:pPr>
            <w:del w:id="357" w:author="Wells, Kellie S                           Export License Required - US Collins" w:date="2023-06-29T17:43:00Z">
              <w:r w:rsidDel="009371EE">
                <w:rPr>
                  <w:b/>
                  <w:bCs/>
                  <w:noProof/>
                </w:rPr>
                <w:drawing>
                  <wp:inline distT="0" distB="0" distL="0" distR="0" wp14:anchorId="27656343" wp14:editId="5CEC8F16">
                    <wp:extent cx="5259600" cy="554400"/>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b="85990"/>
                            <a:stretch/>
                          </pic:blipFill>
                          <pic:spPr bwMode="auto">
                            <a:xfrm>
                              <a:off x="0" y="0"/>
                              <a:ext cx="5259600" cy="554400"/>
                            </a:xfrm>
                            <a:prstGeom prst="rect">
                              <a:avLst/>
                            </a:prstGeom>
                            <a:noFill/>
                            <a:ln>
                              <a:noFill/>
                            </a:ln>
                            <a:extLst>
                              <a:ext uri="{53640926-AAD7-44D8-BBD7-CCE9431645EC}">
                                <a14:shadowObscured xmlns:a14="http://schemas.microsoft.com/office/drawing/2010/main"/>
                              </a:ext>
                            </a:extLst>
                          </pic:spPr>
                        </pic:pic>
                      </a:graphicData>
                    </a:graphic>
                  </wp:inline>
                </w:drawing>
              </w:r>
            </w:del>
          </w:p>
        </w:tc>
      </w:tr>
      <w:tr w:rsidR="00F01C03" w:rsidDel="009371EE" w14:paraId="4FDAA870" w14:textId="16B6F72A" w:rsidTr="00676726">
        <w:trPr>
          <w:del w:id="358" w:author="Wells, Kellie S                           Export License Required - US Collins" w:date="2023-06-29T17:43:00Z"/>
        </w:trPr>
        <w:tc>
          <w:tcPr>
            <w:tcW w:w="8504" w:type="dxa"/>
          </w:tcPr>
          <w:p w14:paraId="4EA29FD6" w14:textId="65E17E4B" w:rsidR="00E73ABA" w:rsidDel="009371EE" w:rsidRDefault="00F01C03" w:rsidP="00F01C03">
            <w:pPr>
              <w:pStyle w:val="BodyText"/>
              <w:ind w:left="0"/>
              <w:rPr>
                <w:del w:id="359" w:author="Wells, Kellie S                           Export License Required - US Collins" w:date="2023-06-29T17:43:00Z"/>
                <w:b/>
                <w:bCs/>
              </w:rPr>
            </w:pPr>
            <w:del w:id="360" w:author="Wells, Kellie S                           Export License Required - US Collins" w:date="2023-06-29T17:43:00Z">
              <w:r w:rsidRPr="00735186" w:rsidDel="009371EE">
                <w:delText xml:space="preserve">Value = </w:delText>
              </w:r>
              <w:r w:rsidRPr="00735186" w:rsidDel="009371EE">
                <w:rPr>
                  <w:i/>
                  <w:iCs/>
                </w:rPr>
                <w:delText>__</w:delText>
              </w:r>
              <w:r w:rsidRPr="00735186" w:rsidDel="009371EE">
                <w:delText>________</w:delText>
              </w:r>
              <w:r w:rsidDel="009371EE">
                <w:delText>__</w:delText>
              </w:r>
            </w:del>
          </w:p>
        </w:tc>
      </w:tr>
      <w:tr w:rsidR="00F01C03" w:rsidDel="009371EE" w14:paraId="4A735D8D" w14:textId="3F7EEB44" w:rsidTr="00676726">
        <w:trPr>
          <w:del w:id="361" w:author="Wells, Kellie S                           Export License Required - US Collins" w:date="2023-06-29T17:43:00Z"/>
        </w:trPr>
        <w:tc>
          <w:tcPr>
            <w:tcW w:w="8504" w:type="dxa"/>
          </w:tcPr>
          <w:p w14:paraId="6EC9B00A" w14:textId="2BF3B54C" w:rsidR="00F01C03" w:rsidRPr="00735186" w:rsidDel="009371EE" w:rsidRDefault="00F01C03" w:rsidP="00F01C03">
            <w:pPr>
              <w:pStyle w:val="BodyText"/>
              <w:ind w:left="0"/>
              <w:jc w:val="center"/>
              <w:rPr>
                <w:del w:id="362" w:author="Wells, Kellie S                           Export License Required - US Collins" w:date="2023-06-29T17:43:00Z"/>
              </w:rPr>
            </w:pPr>
            <w:del w:id="363" w:author="Wells, Kellie S                           Export License Required - US Collins" w:date="2023-06-29T17:43:00Z">
              <w:r w:rsidDel="009371EE">
                <w:rPr>
                  <w:noProof/>
                </w:rPr>
                <w:lastRenderedPageBreak/>
                <w:drawing>
                  <wp:inline distT="0" distB="0" distL="0" distR="0" wp14:anchorId="774885A0" wp14:editId="7A3A1455">
                    <wp:extent cx="5259600" cy="842400"/>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b="78691"/>
                            <a:stretch/>
                          </pic:blipFill>
                          <pic:spPr bwMode="auto">
                            <a:xfrm>
                              <a:off x="0" y="0"/>
                              <a:ext cx="5259600" cy="842400"/>
                            </a:xfrm>
                            <a:prstGeom prst="rect">
                              <a:avLst/>
                            </a:prstGeom>
                            <a:noFill/>
                            <a:ln>
                              <a:noFill/>
                            </a:ln>
                            <a:extLst>
                              <a:ext uri="{53640926-AAD7-44D8-BBD7-CCE9431645EC}">
                                <a14:shadowObscured xmlns:a14="http://schemas.microsoft.com/office/drawing/2010/main"/>
                              </a:ext>
                            </a:extLst>
                          </pic:spPr>
                        </pic:pic>
                      </a:graphicData>
                    </a:graphic>
                  </wp:inline>
                </w:drawing>
              </w:r>
            </w:del>
          </w:p>
        </w:tc>
      </w:tr>
      <w:tr w:rsidR="00F01C03" w:rsidDel="009371EE" w14:paraId="7967291C" w14:textId="4937CBC6" w:rsidTr="00676726">
        <w:trPr>
          <w:del w:id="364" w:author="Wells, Kellie S                           Export License Required - US Collins" w:date="2023-06-29T17:43:00Z"/>
        </w:trPr>
        <w:tc>
          <w:tcPr>
            <w:tcW w:w="8504" w:type="dxa"/>
          </w:tcPr>
          <w:p w14:paraId="33D47A5E" w14:textId="0D67265F" w:rsidR="00F01C03" w:rsidDel="009371EE" w:rsidRDefault="00F01C03" w:rsidP="00F01C03">
            <w:pPr>
              <w:pStyle w:val="BodyText"/>
              <w:ind w:left="0"/>
              <w:rPr>
                <w:del w:id="365" w:author="Wells, Kellie S                           Export License Required - US Collins" w:date="2023-06-29T17:43:00Z"/>
                <w:noProof/>
              </w:rPr>
            </w:pPr>
            <w:del w:id="366" w:author="Wells, Kellie S                           Export License Required - US Collins" w:date="2023-06-29T17:43:00Z">
              <w:r w:rsidRPr="00D908DE" w:rsidDel="009371EE">
                <w:delText xml:space="preserve">Radio Group = </w:delText>
              </w:r>
              <w:r w:rsidRPr="00D908DE" w:rsidDel="009371EE">
                <w:rPr>
                  <w:i/>
                  <w:iCs/>
                </w:rPr>
                <w:delText>__</w:delText>
              </w:r>
              <w:r w:rsidRPr="00D908DE" w:rsidDel="009371EE">
                <w:delText xml:space="preserve">__________________ Shift = </w:delText>
              </w:r>
              <w:r w:rsidRPr="00D908DE" w:rsidDel="009371EE">
                <w:rPr>
                  <w:i/>
                  <w:iCs/>
                </w:rPr>
                <w:delText>__</w:delText>
              </w:r>
              <w:r w:rsidRPr="00D908DE" w:rsidDel="009371EE">
                <w:delText>__________________</w:delText>
              </w:r>
            </w:del>
          </w:p>
        </w:tc>
      </w:tr>
      <w:tr w:rsidR="00676726" w:rsidDel="009371EE" w14:paraId="4F79FA92" w14:textId="7B7FB5A2" w:rsidTr="00676726">
        <w:trPr>
          <w:del w:id="367" w:author="Wells, Kellie S                           Export License Required - US Collins" w:date="2023-06-29T17:43:00Z"/>
        </w:trPr>
        <w:tc>
          <w:tcPr>
            <w:tcW w:w="8504" w:type="dxa"/>
          </w:tcPr>
          <w:p w14:paraId="28AE96B0" w14:textId="0E04E118" w:rsidR="00676726" w:rsidRPr="00D908DE" w:rsidDel="009371EE" w:rsidRDefault="00676726" w:rsidP="00676726">
            <w:pPr>
              <w:pStyle w:val="BodyText"/>
              <w:ind w:left="0"/>
              <w:jc w:val="both"/>
              <w:rPr>
                <w:del w:id="368" w:author="Wells, Kellie S                           Export License Required - US Collins" w:date="2023-06-29T17:43:00Z"/>
              </w:rPr>
            </w:pPr>
            <w:del w:id="369" w:author="Wells, Kellie S                           Export License Required - US Collins" w:date="2023-06-29T17:43:00Z">
              <w:r w:rsidRPr="00D908DE" w:rsidDel="009371EE">
                <w:delText xml:space="preserve">Encrypted Message: __ __ __ __ __ __ __ __ __ __ __ </w:delText>
              </w:r>
              <w:r w:rsidDel="009371EE">
                <w:delText>__</w:delText>
              </w:r>
              <w:r w:rsidRPr="00D908DE" w:rsidDel="009371EE">
                <w:delText xml:space="preserve"> </w:delText>
              </w:r>
            </w:del>
          </w:p>
          <w:p w14:paraId="4CD7A21F" w14:textId="0FD547A9" w:rsidR="00676726" w:rsidRPr="00D908DE" w:rsidDel="009371EE" w:rsidRDefault="00676726" w:rsidP="00676726">
            <w:pPr>
              <w:pStyle w:val="BodyText"/>
              <w:ind w:left="0"/>
              <w:jc w:val="both"/>
              <w:rPr>
                <w:del w:id="370" w:author="Wells, Kellie S                           Export License Required - US Collins" w:date="2023-06-29T17:43:00Z"/>
              </w:rPr>
            </w:pPr>
            <w:del w:id="371" w:author="Wells, Kellie S                           Export License Required - US Collins" w:date="2023-06-29T17:43:00Z">
              <w:r w:rsidRPr="00D908DE" w:rsidDel="009371EE">
                <w:delText xml:space="preserve">Decrypted Message: __ __ __ __ __ __ __ __ __ __ __ </w:delText>
              </w:r>
              <w:r w:rsidDel="009371EE">
                <w:delText>__</w:delText>
              </w:r>
            </w:del>
          </w:p>
          <w:p w14:paraId="687E4716" w14:textId="042ADD7D" w:rsidR="00676726" w:rsidRPr="00D908DE" w:rsidDel="009371EE" w:rsidRDefault="00676726" w:rsidP="00F01C03">
            <w:pPr>
              <w:pStyle w:val="BodyText"/>
              <w:ind w:left="0"/>
              <w:rPr>
                <w:del w:id="372" w:author="Wells, Kellie S                           Export License Required - US Collins" w:date="2023-06-29T17:43:00Z"/>
              </w:rPr>
            </w:pPr>
          </w:p>
        </w:tc>
      </w:tr>
    </w:tbl>
    <w:p w14:paraId="1B760811" w14:textId="0267345B" w:rsidR="00D908DE" w:rsidDel="009371EE" w:rsidRDefault="00D908DE">
      <w:pPr>
        <w:pStyle w:val="Heading3"/>
        <w:ind w:left="0"/>
        <w:rPr>
          <w:del w:id="373" w:author="Wells, Kellie S                           Export License Required - US Collins" w:date="2023-06-29T17:43:00Z"/>
        </w:rPr>
        <w:pPrChange w:id="374" w:author="Wells, Kellie S                           Export License Required - US Collins" w:date="2023-06-29T17:44:00Z">
          <w:pPr>
            <w:pStyle w:val="Heading3"/>
          </w:pPr>
        </w:pPrChange>
      </w:pPr>
    </w:p>
    <w:p w14:paraId="08E88AD7" w14:textId="40125832" w:rsidR="009371EE" w:rsidRPr="009371EE" w:rsidRDefault="009371EE">
      <w:pPr>
        <w:pStyle w:val="Heading3"/>
        <w:rPr>
          <w:ins w:id="375" w:author="Wells, Kellie S                           Export License Required - US Collins" w:date="2023-06-29T17:44:00Z"/>
          <w:bCs/>
        </w:rPr>
        <w:pPrChange w:id="376" w:author="Wells, Kellie S                           Export License Required - US Collins" w:date="2023-06-29T17:44:00Z">
          <w:pPr>
            <w:pStyle w:val="BodyText"/>
          </w:pPr>
        </w:pPrChange>
      </w:pPr>
      <w:bookmarkStart w:id="377" w:name="_Toc138945133"/>
      <w:ins w:id="378" w:author="Wells, Kellie S                           Export License Required - US Collins" w:date="2023-06-29T17:44:00Z">
        <w:r>
          <w:t>Clues…</w:t>
        </w:r>
      </w:ins>
    </w:p>
    <w:tbl>
      <w:tblPr>
        <w:tblStyle w:val="TableGrid"/>
        <w:tblW w:w="8504"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379" w:author="Wells, Kellie S                           Export License Required - US Collins" w:date="2023-06-29T17:50:00Z">
          <w:tblPr>
            <w:tblStyle w:val="TableGrid"/>
            <w:tblW w:w="8504" w:type="dxa"/>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4"/>
        <w:tblGridChange w:id="380">
          <w:tblGrid>
            <w:gridCol w:w="8504"/>
          </w:tblGrid>
        </w:tblGridChange>
      </w:tblGrid>
      <w:tr w:rsidR="009371EE" w14:paraId="4731A5C9" w14:textId="77777777" w:rsidTr="00D50A87">
        <w:trPr>
          <w:ins w:id="381" w:author="Wells, Kellie S                           Export License Required - US Collins" w:date="2023-06-29T17:44:00Z"/>
        </w:trPr>
        <w:tc>
          <w:tcPr>
            <w:tcW w:w="8504" w:type="dxa"/>
            <w:tcPrChange w:id="382" w:author="Wells, Kellie S                           Export License Required - US Collins" w:date="2023-06-29T17:50:00Z">
              <w:tcPr>
                <w:tcW w:w="8504" w:type="dxa"/>
              </w:tcPr>
            </w:tcPrChange>
          </w:tcPr>
          <w:p w14:paraId="62F47C0E" w14:textId="77777777" w:rsidR="009371EE" w:rsidRDefault="009371EE">
            <w:pPr>
              <w:pStyle w:val="BodyText"/>
              <w:keepNext/>
              <w:ind w:left="0"/>
              <w:jc w:val="center"/>
              <w:rPr>
                <w:ins w:id="383" w:author="Wells, Kellie S                           Export License Required - US Collins" w:date="2023-06-29T17:45:00Z"/>
              </w:rPr>
              <w:pPrChange w:id="384" w:author="Wells, Kellie S                           Export License Required - US Collins" w:date="2023-06-29T17:45:00Z">
                <w:pPr>
                  <w:pStyle w:val="BodyText"/>
                  <w:ind w:left="0"/>
                  <w:jc w:val="center"/>
                </w:pPr>
              </w:pPrChange>
            </w:pPr>
            <w:ins w:id="385" w:author="Wells, Kellie S                           Export License Required - US Collins" w:date="2023-06-29T17:44:00Z">
              <w:r>
                <w:rPr>
                  <w:b/>
                  <w:bCs/>
                  <w:noProof/>
                </w:rPr>
                <w:drawing>
                  <wp:inline distT="0" distB="0" distL="0" distR="0" wp14:anchorId="131841C0" wp14:editId="249F1FAB">
                    <wp:extent cx="5259600" cy="702000"/>
                    <wp:effectExtent l="0" t="0" r="0" b="317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val="0"/>
                                </a:ext>
                              </a:extLst>
                            </a:blip>
                            <a:srcRect b="82238"/>
                            <a:stretch/>
                          </pic:blipFill>
                          <pic:spPr bwMode="auto">
                            <a:xfrm>
                              <a:off x="0" y="0"/>
                              <a:ext cx="5259600" cy="7020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5C230989" w14:textId="13F37EF6" w:rsidR="009371EE" w:rsidRPr="00F32CCA" w:rsidRDefault="009371EE">
            <w:pPr>
              <w:pStyle w:val="Caption"/>
              <w:rPr>
                <w:ins w:id="386" w:author="Wells, Kellie S                           Export License Required - US Collins" w:date="2023-06-29T17:44:00Z"/>
              </w:rPr>
              <w:pPrChange w:id="387" w:author="Wells, Kellie S                           Export License Required - US Collins" w:date="2023-06-30T08:54:00Z">
                <w:pPr>
                  <w:pStyle w:val="BodyText"/>
                  <w:ind w:left="0"/>
                  <w:jc w:val="center"/>
                </w:pPr>
              </w:pPrChange>
            </w:pPr>
            <w:bookmarkStart w:id="388" w:name="_Ref138953153"/>
            <w:ins w:id="389" w:author="Wells, Kellie S                           Export License Required - US Collins" w:date="2023-06-29T17:45:00Z">
              <w:r>
                <w:t xml:space="preserve">Figure </w:t>
              </w:r>
              <w:r>
                <w:fldChar w:fldCharType="begin"/>
              </w:r>
              <w:r>
                <w:instrText xml:space="preserve"> SEQ Figure \* ARABIC </w:instrText>
              </w:r>
            </w:ins>
            <w:r>
              <w:fldChar w:fldCharType="separate"/>
            </w:r>
            <w:ins w:id="390" w:author="Richardson, Corey A (GBR)" w:date="2025-06-30T13:07:00Z" w16du:dateUtc="2025-06-30T12:07:00Z">
              <w:r w:rsidR="009B41DC">
                <w:rPr>
                  <w:noProof/>
                </w:rPr>
                <w:t>1212</w:t>
              </w:r>
            </w:ins>
            <w:ins w:id="391" w:author="Wells, Kellie S                           Export License Required - US Collins" w:date="2023-06-30T10:24:00Z">
              <w:del w:id="392" w:author="Richardson, Corey A (GBR)" w:date="2025-06-30T13:07:00Z" w16du:dateUtc="2025-06-30T12:07:00Z">
                <w:r w:rsidR="00AC093B" w:rsidDel="009B41DC">
                  <w:rPr>
                    <w:noProof/>
                  </w:rPr>
                  <w:delText>12</w:delText>
                </w:r>
              </w:del>
            </w:ins>
            <w:ins w:id="393" w:author="Wells, Kellie S                           Export License Required - US Collins" w:date="2023-06-29T17:45:00Z">
              <w:r>
                <w:fldChar w:fldCharType="end"/>
              </w:r>
              <w:bookmarkEnd w:id="388"/>
              <w:r>
                <w:t>: do_something function</w:t>
              </w:r>
            </w:ins>
          </w:p>
        </w:tc>
      </w:tr>
      <w:tr w:rsidR="009371EE" w14:paraId="029BEA6C" w14:textId="77777777" w:rsidTr="00D50A87">
        <w:trPr>
          <w:ins w:id="394" w:author="Wells, Kellie S                           Export License Required - US Collins" w:date="2023-06-29T17:44:00Z"/>
        </w:trPr>
        <w:tc>
          <w:tcPr>
            <w:tcW w:w="8504" w:type="dxa"/>
            <w:tcPrChange w:id="395" w:author="Wells, Kellie S                           Export License Required - US Collins" w:date="2023-06-29T17:50:00Z">
              <w:tcPr>
                <w:tcW w:w="8504" w:type="dxa"/>
              </w:tcPr>
            </w:tcPrChange>
          </w:tcPr>
          <w:p w14:paraId="56B1E1C4" w14:textId="6C6711B8" w:rsidR="009371EE" w:rsidRDefault="009371EE" w:rsidP="00B44214">
            <w:pPr>
              <w:pStyle w:val="BodyText"/>
              <w:ind w:left="0"/>
              <w:rPr>
                <w:ins w:id="396" w:author="Wells, Kellie S                           Export License Required - US Collins" w:date="2023-06-29T17:44:00Z"/>
              </w:rPr>
            </w:pPr>
            <w:ins w:id="397" w:author="Wells, Kellie S                           Export License Required - US Collins" w:date="2023-06-29T17:44:00Z">
              <w:r w:rsidRPr="00735186">
                <w:t>What is the effect of this function</w:t>
              </w:r>
            </w:ins>
            <w:ins w:id="398" w:author="Wells, Kellie S                           Export License Required - US Collins" w:date="2023-06-29T17:45:00Z">
              <w:r>
                <w:t xml:space="preserve"> in </w:t>
              </w:r>
              <w:r>
                <w:fldChar w:fldCharType="begin"/>
              </w:r>
              <w:r>
                <w:instrText xml:space="preserve"> REF _Ref138953153 \h </w:instrText>
              </w:r>
            </w:ins>
            <w:r>
              <w:fldChar w:fldCharType="separate"/>
            </w:r>
            <w:ins w:id="399" w:author="Richardson, Corey A (GBR)" w:date="2025-06-30T13:07:00Z" w16du:dateUtc="2025-06-30T12:07:00Z">
              <w:r w:rsidR="009B41DC">
                <w:t xml:space="preserve">Figure </w:t>
              </w:r>
              <w:r w:rsidR="009B41DC">
                <w:rPr>
                  <w:noProof/>
                </w:rPr>
                <w:t>1212</w:t>
              </w:r>
            </w:ins>
            <w:ins w:id="400" w:author="Wells, Kellie S                           Export License Required - US Collins" w:date="2023-06-29T17:45:00Z">
              <w:del w:id="401" w:author="Richardson, Corey A (GBR)" w:date="2025-06-30T13:07:00Z" w16du:dateUtc="2025-06-30T12:07:00Z">
                <w:r w:rsidDel="009B41DC">
                  <w:delText xml:space="preserve">Figure </w:delText>
                </w:r>
                <w:r w:rsidDel="009B41DC">
                  <w:rPr>
                    <w:noProof/>
                  </w:rPr>
                  <w:delText>12</w:delText>
                </w:r>
              </w:del>
              <w:r>
                <w:fldChar w:fldCharType="end"/>
              </w:r>
            </w:ins>
            <w:ins w:id="402" w:author="Wells, Kellie S                           Export License Required - US Collins" w:date="2023-06-29T17:44:00Z">
              <w:r w:rsidRPr="00735186">
                <w:t>?</w:t>
              </w:r>
            </w:ins>
          </w:p>
          <w:p w14:paraId="012EFC91" w14:textId="4AC18FF0" w:rsidR="009371EE" w:rsidRPr="00E73ABA" w:rsidRDefault="00D50A87">
            <w:pPr>
              <w:pStyle w:val="BodyText"/>
              <w:ind w:left="0"/>
              <w:rPr>
                <w:ins w:id="403" w:author="Wells, Kellie S                           Export License Required - US Collins" w:date="2023-06-29T17:44:00Z"/>
              </w:rPr>
              <w:pPrChange w:id="404" w:author="Wells, Kellie S                           Export License Required - US Collins" w:date="2023-06-29T17:47:00Z">
                <w:pPr>
                  <w:pStyle w:val="BodyText"/>
                  <w:ind w:left="0"/>
                  <w:jc w:val="center"/>
                </w:pPr>
              </w:pPrChange>
            </w:pPr>
            <w:ins w:id="405" w:author="Wells, Kellie S                           Export License Required - US Collins" w:date="2023-06-29T17:47:00Z">
              <w:r>
                <w:t>_</w:t>
              </w:r>
            </w:ins>
            <w:ins w:id="406" w:author="Wells, Kellie S                           Export License Required - US Collins" w:date="2023-06-29T17:44:00Z">
              <w:r w:rsidR="009371EE" w:rsidRPr="00735186">
                <w:t>___________________________________________________</w:t>
              </w:r>
              <w:r w:rsidR="009371EE">
                <w:t>____________________</w:t>
              </w:r>
            </w:ins>
          </w:p>
        </w:tc>
      </w:tr>
      <w:tr w:rsidR="009371EE" w14:paraId="7A50EEF4" w14:textId="77777777" w:rsidTr="00D50A87">
        <w:trPr>
          <w:ins w:id="407" w:author="Wells, Kellie S                           Export License Required - US Collins" w:date="2023-06-29T17:44:00Z"/>
        </w:trPr>
        <w:tc>
          <w:tcPr>
            <w:tcW w:w="8504" w:type="dxa"/>
            <w:tcPrChange w:id="408" w:author="Wells, Kellie S                           Export License Required - US Collins" w:date="2023-06-29T17:50:00Z">
              <w:tcPr>
                <w:tcW w:w="8504" w:type="dxa"/>
              </w:tcPr>
            </w:tcPrChange>
          </w:tcPr>
          <w:p w14:paraId="0C1DCD4D" w14:textId="77777777" w:rsidR="009371EE" w:rsidRDefault="009371EE">
            <w:pPr>
              <w:pStyle w:val="BodyText"/>
              <w:keepNext/>
              <w:ind w:left="0"/>
              <w:jc w:val="center"/>
              <w:rPr>
                <w:ins w:id="409" w:author="Wells, Kellie S                           Export License Required - US Collins" w:date="2023-06-29T17:45:00Z"/>
              </w:rPr>
              <w:pPrChange w:id="410" w:author="Wells, Kellie S                           Export License Required - US Collins" w:date="2023-06-29T17:45:00Z">
                <w:pPr>
                  <w:pStyle w:val="BodyText"/>
                  <w:ind w:left="0"/>
                  <w:jc w:val="center"/>
                </w:pPr>
              </w:pPrChange>
            </w:pPr>
            <w:ins w:id="411" w:author="Wells, Kellie S                           Export License Required - US Collins" w:date="2023-06-29T17:44:00Z">
              <w:r>
                <w:rPr>
                  <w:b/>
                  <w:bCs/>
                  <w:noProof/>
                </w:rPr>
                <w:drawing>
                  <wp:inline distT="0" distB="0" distL="0" distR="0" wp14:anchorId="078EB073" wp14:editId="0813F0A4">
                    <wp:extent cx="5259600" cy="10152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t="1453" b="72880"/>
                            <a:stretch/>
                          </pic:blipFill>
                          <pic:spPr bwMode="auto">
                            <a:xfrm>
                              <a:off x="0" y="0"/>
                              <a:ext cx="5259600" cy="10152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6E59B77F" w14:textId="61C9C185" w:rsidR="009371EE" w:rsidRDefault="009371EE" w:rsidP="009371EE">
            <w:pPr>
              <w:pStyle w:val="Caption"/>
              <w:rPr>
                <w:ins w:id="412" w:author="Wells, Kellie S                           Export License Required - US Collins" w:date="2023-06-29T17:45:00Z"/>
              </w:rPr>
            </w:pPr>
            <w:bookmarkStart w:id="413" w:name="_Ref138953184"/>
            <w:ins w:id="414" w:author="Wells, Kellie S                           Export License Required - US Collins" w:date="2023-06-29T17:45:00Z">
              <w:r>
                <w:t xml:space="preserve">Figure </w:t>
              </w:r>
              <w:r>
                <w:fldChar w:fldCharType="begin"/>
              </w:r>
              <w:r>
                <w:instrText xml:space="preserve"> SEQ Figure \* ARABIC </w:instrText>
              </w:r>
            </w:ins>
            <w:r>
              <w:fldChar w:fldCharType="separate"/>
            </w:r>
            <w:ins w:id="415" w:author="Richardson, Corey A (GBR)" w:date="2025-06-30T13:07:00Z" w16du:dateUtc="2025-06-30T12:07:00Z">
              <w:r w:rsidR="009B41DC">
                <w:rPr>
                  <w:noProof/>
                </w:rPr>
                <w:t>1313</w:t>
              </w:r>
            </w:ins>
            <w:ins w:id="416" w:author="Wells, Kellie S                           Export License Required - US Collins" w:date="2023-06-30T10:24:00Z">
              <w:del w:id="417" w:author="Richardson, Corey A (GBR)" w:date="2025-06-30T13:07:00Z" w16du:dateUtc="2025-06-30T12:07:00Z">
                <w:r w:rsidR="00AC093B" w:rsidDel="009B41DC">
                  <w:rPr>
                    <w:noProof/>
                  </w:rPr>
                  <w:delText>13</w:delText>
                </w:r>
              </w:del>
            </w:ins>
            <w:ins w:id="418" w:author="Wells, Kellie S                           Export License Required - US Collins" w:date="2023-06-29T17:45:00Z">
              <w:r>
                <w:fldChar w:fldCharType="end"/>
              </w:r>
              <w:bookmarkEnd w:id="413"/>
              <w:r>
                <w:t>: do_something_else function</w:t>
              </w:r>
            </w:ins>
          </w:p>
          <w:p w14:paraId="327CD700" w14:textId="2560C2CC" w:rsidR="009371EE" w:rsidRDefault="009371EE" w:rsidP="00B44214">
            <w:pPr>
              <w:pStyle w:val="BodyText"/>
              <w:ind w:left="0"/>
              <w:jc w:val="center"/>
              <w:rPr>
                <w:ins w:id="419" w:author="Wells, Kellie S                           Export License Required - US Collins" w:date="2023-06-29T17:44:00Z"/>
                <w:b/>
                <w:bCs/>
              </w:rPr>
            </w:pPr>
          </w:p>
        </w:tc>
      </w:tr>
      <w:tr w:rsidR="009371EE" w14:paraId="58EBB741" w14:textId="77777777" w:rsidTr="00D50A87">
        <w:trPr>
          <w:ins w:id="420" w:author="Wells, Kellie S                           Export License Required - US Collins" w:date="2023-06-29T17:44:00Z"/>
        </w:trPr>
        <w:tc>
          <w:tcPr>
            <w:tcW w:w="8504" w:type="dxa"/>
            <w:tcPrChange w:id="421" w:author="Wells, Kellie S                           Export License Required - US Collins" w:date="2023-06-29T17:50:00Z">
              <w:tcPr>
                <w:tcW w:w="8504" w:type="dxa"/>
              </w:tcPr>
            </w:tcPrChange>
          </w:tcPr>
          <w:p w14:paraId="0DEBF0EE" w14:textId="2D276578" w:rsidR="009371EE" w:rsidRDefault="009371EE" w:rsidP="00B44214">
            <w:pPr>
              <w:pStyle w:val="BodyText"/>
              <w:ind w:left="0"/>
              <w:rPr>
                <w:ins w:id="422" w:author="Wells, Kellie S                           Export License Required - US Collins" w:date="2023-06-29T17:44:00Z"/>
              </w:rPr>
            </w:pPr>
            <w:ins w:id="423" w:author="Wells, Kellie S                           Export License Required - US Collins" w:date="2023-06-29T17:44:00Z">
              <w:r w:rsidRPr="00735186">
                <w:t>What is the effect of</w:t>
              </w:r>
            </w:ins>
            <w:ins w:id="424" w:author="Wells, Kellie S                           Export License Required - US Collins" w:date="2023-06-29T17:46:00Z">
              <w:r>
                <w:t xml:space="preserve"> </w:t>
              </w:r>
              <w:r>
                <w:fldChar w:fldCharType="begin"/>
              </w:r>
              <w:r>
                <w:instrText xml:space="preserve"> REF _Ref138953184 \h </w:instrText>
              </w:r>
            </w:ins>
            <w:r>
              <w:fldChar w:fldCharType="separate"/>
            </w:r>
            <w:ins w:id="425" w:author="Richardson, Corey A (GBR)" w:date="2025-06-30T13:07:00Z" w16du:dateUtc="2025-06-30T12:07:00Z">
              <w:r w:rsidR="009B41DC">
                <w:t xml:space="preserve">Figure </w:t>
              </w:r>
              <w:r w:rsidR="009B41DC">
                <w:rPr>
                  <w:noProof/>
                </w:rPr>
                <w:t>1313</w:t>
              </w:r>
            </w:ins>
            <w:ins w:id="426" w:author="Wells, Kellie S                           Export License Required - US Collins" w:date="2023-06-29T17:46:00Z">
              <w:del w:id="427" w:author="Richardson, Corey A (GBR)" w:date="2025-06-30T13:07:00Z" w16du:dateUtc="2025-06-30T12:07:00Z">
                <w:r w:rsidDel="009B41DC">
                  <w:delText xml:space="preserve">Figure </w:delText>
                </w:r>
                <w:r w:rsidDel="009B41DC">
                  <w:rPr>
                    <w:noProof/>
                  </w:rPr>
                  <w:delText>13</w:delText>
                </w:r>
              </w:del>
              <w:r>
                <w:fldChar w:fldCharType="end"/>
              </w:r>
            </w:ins>
            <w:ins w:id="428" w:author="Wells, Kellie S                           Export License Required - US Collins" w:date="2023-06-29T17:44:00Z">
              <w:r w:rsidRPr="00735186">
                <w:t>?</w:t>
              </w:r>
            </w:ins>
          </w:p>
          <w:p w14:paraId="2F869415" w14:textId="77777777" w:rsidR="009371EE" w:rsidRDefault="009371EE" w:rsidP="00B44214">
            <w:pPr>
              <w:pStyle w:val="BodyText"/>
              <w:ind w:left="0"/>
              <w:jc w:val="center"/>
              <w:rPr>
                <w:ins w:id="429" w:author="Wells, Kellie S                           Export License Required - US Collins" w:date="2023-06-29T17:44:00Z"/>
                <w:b/>
                <w:bCs/>
              </w:rPr>
            </w:pPr>
            <w:ins w:id="430" w:author="Wells, Kellie S                           Export License Required - US Collins" w:date="2023-06-29T17:44:00Z">
              <w:r w:rsidRPr="00D50A87">
                <w:rPr>
                  <w:rPrChange w:id="431" w:author="Wells, Kellie S                           Export License Required - US Collins" w:date="2023-06-29T17:47:00Z">
                    <w:rPr>
                      <w:i/>
                      <w:iCs/>
                    </w:rPr>
                  </w:rPrChange>
                </w:rPr>
                <w:t>__</w:t>
              </w:r>
              <w:r w:rsidRPr="00735186">
                <w:t>____________________________________________________</w:t>
              </w:r>
              <w:r>
                <w:t>____________________</w:t>
              </w:r>
            </w:ins>
          </w:p>
        </w:tc>
      </w:tr>
      <w:tr w:rsidR="009371EE" w14:paraId="2DF331EA" w14:textId="77777777" w:rsidTr="00D50A87">
        <w:trPr>
          <w:ins w:id="432" w:author="Wells, Kellie S                           Export License Required - US Collins" w:date="2023-06-29T17:44:00Z"/>
        </w:trPr>
        <w:tc>
          <w:tcPr>
            <w:tcW w:w="8504" w:type="dxa"/>
            <w:tcPrChange w:id="433" w:author="Wells, Kellie S                           Export License Required - US Collins" w:date="2023-06-29T17:50:00Z">
              <w:tcPr>
                <w:tcW w:w="8504" w:type="dxa"/>
              </w:tcPr>
            </w:tcPrChange>
          </w:tcPr>
          <w:p w14:paraId="3277EF6A" w14:textId="77777777" w:rsidR="009371EE" w:rsidRDefault="009371EE">
            <w:pPr>
              <w:pStyle w:val="BodyText"/>
              <w:keepNext/>
              <w:ind w:left="0"/>
              <w:jc w:val="center"/>
              <w:rPr>
                <w:ins w:id="434" w:author="Wells, Kellie S                           Export License Required - US Collins" w:date="2023-06-29T17:46:00Z"/>
              </w:rPr>
              <w:pPrChange w:id="435" w:author="Wells, Kellie S                           Export License Required - US Collins" w:date="2023-06-29T17:46:00Z">
                <w:pPr>
                  <w:pStyle w:val="BodyText"/>
                  <w:ind w:left="0"/>
                  <w:jc w:val="center"/>
                </w:pPr>
              </w:pPrChange>
            </w:pPr>
            <w:ins w:id="436" w:author="Wells, Kellie S                           Export License Required - US Collins" w:date="2023-06-29T17:44:00Z">
              <w:r>
                <w:rPr>
                  <w:b/>
                  <w:bCs/>
                  <w:noProof/>
                </w:rPr>
                <w:drawing>
                  <wp:inline distT="0" distB="0" distL="0" distR="0" wp14:anchorId="00037449" wp14:editId="1F90CA8C">
                    <wp:extent cx="5259600" cy="84240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2">
                              <a:extLst>
                                <a:ext uri="{28A0092B-C50C-407E-A947-70E740481C1C}">
                                  <a14:useLocalDpi xmlns:a14="http://schemas.microsoft.com/office/drawing/2010/main" val="0"/>
                                </a:ext>
                              </a:extLst>
                            </a:blip>
                            <a:srcRect b="78695"/>
                            <a:stretch/>
                          </pic:blipFill>
                          <pic:spPr bwMode="auto">
                            <a:xfrm>
                              <a:off x="0" y="0"/>
                              <a:ext cx="5259600" cy="8424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65E21958" w14:textId="69FE8991" w:rsidR="009371EE" w:rsidRPr="00F32CCA" w:rsidRDefault="009371EE">
            <w:pPr>
              <w:pStyle w:val="Caption"/>
              <w:rPr>
                <w:ins w:id="437" w:author="Wells, Kellie S                           Export License Required - US Collins" w:date="2023-06-29T17:44:00Z"/>
              </w:rPr>
              <w:pPrChange w:id="438" w:author="Wells, Kellie S                           Export License Required - US Collins" w:date="2023-06-30T08:54:00Z">
                <w:pPr>
                  <w:pStyle w:val="BodyText"/>
                  <w:ind w:left="0"/>
                  <w:jc w:val="center"/>
                </w:pPr>
              </w:pPrChange>
            </w:pPr>
            <w:bookmarkStart w:id="439" w:name="_Ref138953223"/>
            <w:ins w:id="440" w:author="Wells, Kellie S                           Export License Required - US Collins" w:date="2023-06-29T17:46:00Z">
              <w:r>
                <w:t xml:space="preserve">Figure </w:t>
              </w:r>
              <w:r>
                <w:fldChar w:fldCharType="begin"/>
              </w:r>
              <w:r>
                <w:instrText xml:space="preserve"> SEQ Figure \* ARABIC </w:instrText>
              </w:r>
            </w:ins>
            <w:r>
              <w:fldChar w:fldCharType="separate"/>
            </w:r>
            <w:ins w:id="441" w:author="Richardson, Corey A (GBR)" w:date="2025-06-30T13:07:00Z" w16du:dateUtc="2025-06-30T12:07:00Z">
              <w:r w:rsidR="009B41DC">
                <w:rPr>
                  <w:noProof/>
                </w:rPr>
                <w:t>1414</w:t>
              </w:r>
            </w:ins>
            <w:ins w:id="442" w:author="Wells, Kellie S                           Export License Required - US Collins" w:date="2023-06-30T10:24:00Z">
              <w:del w:id="443" w:author="Richardson, Corey A (GBR)" w:date="2025-06-30T13:07:00Z" w16du:dateUtc="2025-06-30T12:07:00Z">
                <w:r w:rsidR="00AC093B" w:rsidDel="009B41DC">
                  <w:rPr>
                    <w:noProof/>
                  </w:rPr>
                  <w:delText>14</w:delText>
                </w:r>
              </w:del>
            </w:ins>
            <w:ins w:id="444" w:author="Wells, Kellie S                           Export License Required - US Collins" w:date="2023-06-29T17:46:00Z">
              <w:r>
                <w:fldChar w:fldCharType="end"/>
              </w:r>
              <w:bookmarkEnd w:id="439"/>
              <w:r>
                <w:t>: value from for loop</w:t>
              </w:r>
            </w:ins>
          </w:p>
        </w:tc>
      </w:tr>
      <w:tr w:rsidR="009371EE" w14:paraId="470B0A85" w14:textId="77777777" w:rsidTr="00D50A87">
        <w:trPr>
          <w:ins w:id="445" w:author="Wells, Kellie S                           Export License Required - US Collins" w:date="2023-06-29T17:44:00Z"/>
        </w:trPr>
        <w:tc>
          <w:tcPr>
            <w:tcW w:w="8504" w:type="dxa"/>
            <w:tcPrChange w:id="446" w:author="Wells, Kellie S                           Export License Required - US Collins" w:date="2023-06-29T17:50:00Z">
              <w:tcPr>
                <w:tcW w:w="8504" w:type="dxa"/>
              </w:tcPr>
            </w:tcPrChange>
          </w:tcPr>
          <w:p w14:paraId="021F27D6" w14:textId="77777777" w:rsidR="00D50A87" w:rsidRDefault="00D50A87" w:rsidP="00B44214">
            <w:pPr>
              <w:pStyle w:val="BodyText"/>
              <w:ind w:left="0"/>
              <w:rPr>
                <w:ins w:id="447" w:author="Wells, Kellie S                           Export License Required - US Collins" w:date="2023-06-29T17:47:00Z"/>
              </w:rPr>
            </w:pPr>
          </w:p>
          <w:p w14:paraId="52E09152" w14:textId="0B600CCE" w:rsidR="009371EE" w:rsidRDefault="009371EE" w:rsidP="00B44214">
            <w:pPr>
              <w:pStyle w:val="BodyText"/>
              <w:ind w:left="0"/>
              <w:rPr>
                <w:ins w:id="448" w:author="Wells, Kellie S                           Export License Required - US Collins" w:date="2023-06-29T17:47:00Z"/>
              </w:rPr>
            </w:pPr>
            <w:ins w:id="449" w:author="Wells, Kellie S                           Export License Required - US Collins" w:date="2023-06-29T17:46:00Z">
              <w:r>
                <w:t xml:space="preserve">What is the </w:t>
              </w:r>
            </w:ins>
            <w:ins w:id="450" w:author="Wells, Kellie S                           Export License Required - US Collins" w:date="2023-06-29T17:44:00Z">
              <w:r w:rsidRPr="00735186">
                <w:t>Value</w:t>
              </w:r>
            </w:ins>
            <w:ins w:id="451" w:author="Wells, Kellie S                           Export License Required - US Collins" w:date="2023-06-29T17:46:00Z">
              <w:r>
                <w:t xml:space="preserve"> from </w:t>
              </w:r>
              <w:r w:rsidR="00D50A87">
                <w:fldChar w:fldCharType="begin"/>
              </w:r>
              <w:r w:rsidR="00D50A87">
                <w:instrText xml:space="preserve"> REF _Ref138953223 \h </w:instrText>
              </w:r>
            </w:ins>
            <w:r w:rsidR="00D50A87">
              <w:fldChar w:fldCharType="separate"/>
            </w:r>
            <w:ins w:id="452" w:author="Richardson, Corey A (GBR)" w:date="2025-06-30T13:07:00Z" w16du:dateUtc="2025-06-30T12:07:00Z">
              <w:r w:rsidR="009B41DC">
                <w:t xml:space="preserve">Figure </w:t>
              </w:r>
              <w:r w:rsidR="009B41DC">
                <w:rPr>
                  <w:noProof/>
                </w:rPr>
                <w:t>1414</w:t>
              </w:r>
            </w:ins>
            <w:ins w:id="453" w:author="Wells, Kellie S                           Export License Required - US Collins" w:date="2023-06-29T17:46:00Z">
              <w:del w:id="454" w:author="Richardson, Corey A (GBR)" w:date="2025-06-30T13:07:00Z" w16du:dateUtc="2025-06-30T12:07:00Z">
                <w:r w:rsidR="00D50A87" w:rsidDel="009B41DC">
                  <w:delText xml:space="preserve">Figure </w:delText>
                </w:r>
                <w:r w:rsidR="00D50A87" w:rsidDel="009B41DC">
                  <w:rPr>
                    <w:noProof/>
                  </w:rPr>
                  <w:delText>14</w:delText>
                </w:r>
              </w:del>
              <w:r w:rsidR="00D50A87">
                <w:fldChar w:fldCharType="end"/>
              </w:r>
            </w:ins>
            <w:ins w:id="455" w:author="Wells, Kellie S                           Export License Required - US Collins" w:date="2023-06-29T17:44:00Z">
              <w:r w:rsidRPr="00735186">
                <w:t xml:space="preserve"> </w:t>
              </w:r>
            </w:ins>
            <w:ins w:id="456" w:author="Wells, Kellie S                           Export License Required - US Collins" w:date="2023-06-29T17:47:00Z">
              <w:r w:rsidR="00D50A87">
                <w:t>?</w:t>
              </w:r>
            </w:ins>
          </w:p>
          <w:p w14:paraId="65CEBBE4" w14:textId="649A7429" w:rsidR="00D50A87" w:rsidRDefault="00D50A87" w:rsidP="00D50A87">
            <w:pPr>
              <w:pStyle w:val="BodyText"/>
              <w:ind w:left="0"/>
              <w:rPr>
                <w:ins w:id="457" w:author="Wells, Kellie S                           Export License Required - US Collins" w:date="2023-06-29T17:44:00Z"/>
                <w:b/>
                <w:bCs/>
              </w:rPr>
            </w:pPr>
            <w:ins w:id="458" w:author="Wells, Kellie S                           Export License Required - US Collins" w:date="2023-06-29T17:50:00Z">
              <w:r w:rsidRPr="00B44214">
                <w:lastRenderedPageBreak/>
                <w:t>__</w:t>
              </w:r>
              <w:r w:rsidRPr="00735186">
                <w:t>____________________________________________________</w:t>
              </w:r>
              <w:r>
                <w:t>____________________</w:t>
              </w:r>
            </w:ins>
          </w:p>
        </w:tc>
      </w:tr>
      <w:tr w:rsidR="009371EE" w14:paraId="38CC45CA" w14:textId="77777777" w:rsidTr="00D50A87">
        <w:trPr>
          <w:ins w:id="459" w:author="Wells, Kellie S                           Export License Required - US Collins" w:date="2023-06-29T17:44:00Z"/>
        </w:trPr>
        <w:tc>
          <w:tcPr>
            <w:tcW w:w="8504" w:type="dxa"/>
            <w:tcPrChange w:id="460" w:author="Wells, Kellie S                           Export License Required - US Collins" w:date="2023-06-29T17:50:00Z">
              <w:tcPr>
                <w:tcW w:w="8504" w:type="dxa"/>
              </w:tcPr>
            </w:tcPrChange>
          </w:tcPr>
          <w:p w14:paraId="17A3D27A" w14:textId="77777777" w:rsidR="00D50A87" w:rsidRDefault="009371EE">
            <w:pPr>
              <w:pStyle w:val="BodyText"/>
              <w:keepNext/>
              <w:ind w:left="0"/>
              <w:jc w:val="center"/>
              <w:rPr>
                <w:ins w:id="461" w:author="Wells, Kellie S                           Export License Required - US Collins" w:date="2023-06-29T17:47:00Z"/>
              </w:rPr>
              <w:pPrChange w:id="462" w:author="Wells, Kellie S                           Export License Required - US Collins" w:date="2023-06-29T17:47:00Z">
                <w:pPr>
                  <w:pStyle w:val="BodyText"/>
                  <w:ind w:left="0"/>
                  <w:jc w:val="center"/>
                </w:pPr>
              </w:pPrChange>
            </w:pPr>
            <w:ins w:id="463" w:author="Wells, Kellie S                           Export License Required - US Collins" w:date="2023-06-29T17:44:00Z">
              <w:r>
                <w:rPr>
                  <w:b/>
                  <w:bCs/>
                  <w:noProof/>
                </w:rPr>
                <w:lastRenderedPageBreak/>
                <w:drawing>
                  <wp:inline distT="0" distB="0" distL="0" distR="0" wp14:anchorId="10B70EEB" wp14:editId="59C3F532">
                    <wp:extent cx="5259600" cy="554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b="85990"/>
                            <a:stretch/>
                          </pic:blipFill>
                          <pic:spPr bwMode="auto">
                            <a:xfrm>
                              <a:off x="0" y="0"/>
                              <a:ext cx="5259600" cy="5544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0D9F715A" w14:textId="40259EF9" w:rsidR="009371EE" w:rsidRPr="00D50A87" w:rsidRDefault="00D50A87">
            <w:pPr>
              <w:pStyle w:val="Caption"/>
              <w:rPr>
                <w:ins w:id="464" w:author="Wells, Kellie S                           Export License Required - US Collins" w:date="2023-06-29T17:44:00Z"/>
              </w:rPr>
              <w:pPrChange w:id="465" w:author="Wells, Kellie S                           Export License Required - US Collins" w:date="2023-06-29T17:50:00Z">
                <w:pPr>
                  <w:pStyle w:val="BodyText"/>
                  <w:ind w:left="0"/>
                  <w:jc w:val="center"/>
                </w:pPr>
              </w:pPrChange>
            </w:pPr>
            <w:bookmarkStart w:id="466" w:name="_Ref138953320"/>
            <w:ins w:id="467" w:author="Wells, Kellie S                           Export License Required - US Collins" w:date="2023-06-29T17:47:00Z">
              <w:r>
                <w:t xml:space="preserve">Figure </w:t>
              </w:r>
              <w:r>
                <w:fldChar w:fldCharType="begin"/>
              </w:r>
              <w:r>
                <w:instrText xml:space="preserve"> SEQ Figure \* ARABIC </w:instrText>
              </w:r>
            </w:ins>
            <w:r>
              <w:fldChar w:fldCharType="separate"/>
            </w:r>
            <w:ins w:id="468" w:author="Richardson, Corey A (GBR)" w:date="2025-06-30T13:07:00Z" w16du:dateUtc="2025-06-30T12:07:00Z">
              <w:r w:rsidR="009B41DC">
                <w:rPr>
                  <w:noProof/>
                </w:rPr>
                <w:t>1515</w:t>
              </w:r>
            </w:ins>
            <w:ins w:id="469" w:author="Wells, Kellie S                           Export License Required - US Collins" w:date="2023-06-30T10:24:00Z">
              <w:del w:id="470" w:author="Richardson, Corey A (GBR)" w:date="2025-06-30T13:07:00Z" w16du:dateUtc="2025-06-30T12:07:00Z">
                <w:r w:rsidR="00AC093B" w:rsidDel="009B41DC">
                  <w:rPr>
                    <w:noProof/>
                  </w:rPr>
                  <w:delText>15</w:delText>
                </w:r>
              </w:del>
            </w:ins>
            <w:ins w:id="471" w:author="Wells, Kellie S                           Export License Required - US Collins" w:date="2023-06-29T17:47:00Z">
              <w:r>
                <w:fldChar w:fldCharType="end"/>
              </w:r>
              <w:bookmarkEnd w:id="466"/>
              <w:r>
                <w:t>: value // 10 function</w:t>
              </w:r>
            </w:ins>
          </w:p>
        </w:tc>
      </w:tr>
      <w:tr w:rsidR="00D50A87" w14:paraId="5C974900" w14:textId="77777777" w:rsidTr="00D50A87">
        <w:trPr>
          <w:ins w:id="472" w:author="Wells, Kellie S                           Export License Required - US Collins" w:date="2023-06-29T17:48:00Z"/>
        </w:trPr>
        <w:tc>
          <w:tcPr>
            <w:tcW w:w="8504" w:type="dxa"/>
            <w:tcPrChange w:id="473" w:author="Wells, Kellie S                           Export License Required - US Collins" w:date="2023-06-29T17:50:00Z">
              <w:tcPr>
                <w:tcW w:w="8504" w:type="dxa"/>
              </w:tcPr>
            </w:tcPrChange>
          </w:tcPr>
          <w:p w14:paraId="59276606" w14:textId="7FC1177E" w:rsidR="00D50A87" w:rsidRDefault="00D50A87" w:rsidP="00D50A87">
            <w:pPr>
              <w:pStyle w:val="BodyText"/>
              <w:ind w:left="0"/>
              <w:rPr>
                <w:ins w:id="474" w:author="Wells, Kellie S                           Export License Required - US Collins" w:date="2023-06-29T17:48:00Z"/>
              </w:rPr>
            </w:pPr>
            <w:ins w:id="475" w:author="Wells, Kellie S                           Export License Required - US Collins" w:date="2023-06-29T17:48:00Z">
              <w:r>
                <w:t xml:space="preserve">What is the </w:t>
              </w:r>
              <w:r w:rsidRPr="00735186">
                <w:t xml:space="preserve">Value </w:t>
              </w:r>
              <w:r>
                <w:t xml:space="preserve">from </w:t>
              </w:r>
              <w:r>
                <w:fldChar w:fldCharType="begin"/>
              </w:r>
              <w:r>
                <w:instrText xml:space="preserve"> REF _Ref138953320 \h </w:instrText>
              </w:r>
            </w:ins>
            <w:ins w:id="476" w:author="Wells, Kellie S                           Export License Required - US Collins" w:date="2023-06-29T17:48:00Z">
              <w:r>
                <w:fldChar w:fldCharType="separate"/>
              </w:r>
            </w:ins>
            <w:ins w:id="477" w:author="Richardson, Corey A (GBR)" w:date="2025-06-30T13:07:00Z" w16du:dateUtc="2025-06-30T12:07:00Z">
              <w:r w:rsidR="009B41DC">
                <w:t xml:space="preserve">Figure </w:t>
              </w:r>
              <w:r w:rsidR="009B41DC">
                <w:rPr>
                  <w:noProof/>
                </w:rPr>
                <w:t>1515</w:t>
              </w:r>
            </w:ins>
            <w:ins w:id="478" w:author="Wells, Kellie S                           Export License Required - US Collins" w:date="2023-06-29T17:48:00Z">
              <w:del w:id="479" w:author="Richardson, Corey A (GBR)" w:date="2025-06-30T13:07:00Z" w16du:dateUtc="2025-06-30T12:07:00Z">
                <w:r w:rsidDel="009B41DC">
                  <w:delText xml:space="preserve">Figure </w:delText>
                </w:r>
                <w:r w:rsidDel="009B41DC">
                  <w:rPr>
                    <w:noProof/>
                  </w:rPr>
                  <w:delText>15</w:delText>
                </w:r>
              </w:del>
              <w:r>
                <w:fldChar w:fldCharType="end"/>
              </w:r>
              <w:r>
                <w:t>?</w:t>
              </w:r>
            </w:ins>
          </w:p>
          <w:p w14:paraId="2AECE198" w14:textId="77777777" w:rsidR="00D50A87" w:rsidRDefault="00D50A87">
            <w:pPr>
              <w:pStyle w:val="BodyText"/>
              <w:ind w:left="0"/>
              <w:rPr>
                <w:ins w:id="480" w:author="Wells, Kellie S                           Export License Required - US Collins" w:date="2023-06-29T17:48:00Z"/>
                <w:b/>
                <w:bCs/>
              </w:rPr>
              <w:pPrChange w:id="481" w:author="Wells, Kellie S                           Export License Required - US Collins" w:date="2023-06-29T17:48:00Z">
                <w:pPr>
                  <w:pStyle w:val="BodyText"/>
                  <w:ind w:left="0"/>
                  <w:jc w:val="center"/>
                </w:pPr>
              </w:pPrChange>
            </w:pPr>
            <w:ins w:id="482" w:author="Wells, Kellie S                           Export License Required - US Collins" w:date="2023-06-29T17:48:00Z">
              <w:r w:rsidRPr="00B44214">
                <w:t>__</w:t>
              </w:r>
              <w:r w:rsidRPr="00735186">
                <w:t>____________________________________________________</w:t>
              </w:r>
              <w:r>
                <w:t>____________________</w:t>
              </w:r>
            </w:ins>
          </w:p>
        </w:tc>
      </w:tr>
      <w:tr w:rsidR="009371EE" w14:paraId="016FB30F" w14:textId="77777777" w:rsidTr="00D50A87">
        <w:trPr>
          <w:ins w:id="483" w:author="Wells, Kellie S                           Export License Required - US Collins" w:date="2023-06-29T17:44:00Z"/>
        </w:trPr>
        <w:tc>
          <w:tcPr>
            <w:tcW w:w="8504" w:type="dxa"/>
            <w:tcPrChange w:id="484" w:author="Wells, Kellie S                           Export License Required - US Collins" w:date="2023-06-29T17:50:00Z">
              <w:tcPr>
                <w:tcW w:w="8504" w:type="dxa"/>
              </w:tcPr>
            </w:tcPrChange>
          </w:tcPr>
          <w:p w14:paraId="383C62D9" w14:textId="77777777" w:rsidR="00D50A87" w:rsidRDefault="009371EE">
            <w:pPr>
              <w:pStyle w:val="BodyText"/>
              <w:keepNext/>
              <w:ind w:left="0"/>
              <w:jc w:val="center"/>
              <w:rPr>
                <w:ins w:id="485" w:author="Wells, Kellie S                           Export License Required - US Collins" w:date="2023-06-29T17:49:00Z"/>
              </w:rPr>
              <w:pPrChange w:id="486" w:author="Wells, Kellie S                           Export License Required - US Collins" w:date="2023-06-29T17:49:00Z">
                <w:pPr>
                  <w:pStyle w:val="BodyText"/>
                  <w:ind w:left="0"/>
                  <w:jc w:val="center"/>
                </w:pPr>
              </w:pPrChange>
            </w:pPr>
            <w:ins w:id="487" w:author="Wells, Kellie S                           Export License Required - US Collins" w:date="2023-06-29T17:44:00Z">
              <w:r>
                <w:rPr>
                  <w:noProof/>
                </w:rPr>
                <w:drawing>
                  <wp:inline distT="0" distB="0" distL="0" distR="0" wp14:anchorId="4DA25A9D" wp14:editId="687B1A4A">
                    <wp:extent cx="5259600" cy="84240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b="78691"/>
                            <a:stretch/>
                          </pic:blipFill>
                          <pic:spPr bwMode="auto">
                            <a:xfrm>
                              <a:off x="0" y="0"/>
                              <a:ext cx="5259600" cy="8424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7880D4C6" w14:textId="340B73DD" w:rsidR="009371EE" w:rsidRPr="00735186" w:rsidRDefault="00D50A87">
            <w:pPr>
              <w:pStyle w:val="Caption"/>
              <w:rPr>
                <w:ins w:id="488" w:author="Wells, Kellie S                           Export License Required - US Collins" w:date="2023-06-29T17:44:00Z"/>
              </w:rPr>
              <w:pPrChange w:id="489" w:author="Wells, Kellie S                           Export License Required - US Collins" w:date="2023-06-29T17:50:00Z">
                <w:pPr>
                  <w:pStyle w:val="BodyText"/>
                  <w:ind w:left="0"/>
                  <w:jc w:val="center"/>
                </w:pPr>
              </w:pPrChange>
            </w:pPr>
            <w:ins w:id="490" w:author="Wells, Kellie S                           Export License Required - US Collins" w:date="2023-06-29T17:49:00Z">
              <w:r>
                <w:t xml:space="preserve">Figure </w:t>
              </w:r>
              <w:r>
                <w:fldChar w:fldCharType="begin"/>
              </w:r>
              <w:r>
                <w:instrText xml:space="preserve"> SEQ Figure \* ARABIC </w:instrText>
              </w:r>
            </w:ins>
            <w:r>
              <w:fldChar w:fldCharType="separate"/>
            </w:r>
            <w:ins w:id="491" w:author="Richardson, Corey A (GBR)" w:date="2025-06-30T13:07:00Z" w16du:dateUtc="2025-06-30T12:07:00Z">
              <w:r w:rsidR="009B41DC">
                <w:rPr>
                  <w:noProof/>
                </w:rPr>
                <w:t>1616</w:t>
              </w:r>
            </w:ins>
            <w:ins w:id="492" w:author="Wells, Kellie S                           Export License Required - US Collins" w:date="2023-06-30T10:24:00Z">
              <w:del w:id="493" w:author="Richardson, Corey A (GBR)" w:date="2025-06-30T13:07:00Z" w16du:dateUtc="2025-06-30T12:07:00Z">
                <w:r w:rsidR="00AC093B" w:rsidDel="009B41DC">
                  <w:rPr>
                    <w:noProof/>
                  </w:rPr>
                  <w:delText>16</w:delText>
                </w:r>
              </w:del>
            </w:ins>
            <w:ins w:id="494" w:author="Wells, Kellie S                           Export License Required - US Collins" w:date="2023-06-29T17:49:00Z">
              <w:r>
                <w:fldChar w:fldCharType="end"/>
              </w:r>
              <w:r>
                <w:t>: Solve the do_something_else function</w:t>
              </w:r>
            </w:ins>
          </w:p>
        </w:tc>
      </w:tr>
      <w:tr w:rsidR="009371EE" w14:paraId="4BACD30C" w14:textId="77777777" w:rsidTr="00D50A87">
        <w:trPr>
          <w:ins w:id="495" w:author="Wells, Kellie S                           Export License Required - US Collins" w:date="2023-06-29T17:44:00Z"/>
        </w:trPr>
        <w:tc>
          <w:tcPr>
            <w:tcW w:w="8504" w:type="dxa"/>
            <w:tcPrChange w:id="496" w:author="Wells, Kellie S                           Export License Required - US Collins" w:date="2023-06-29T17:50:00Z">
              <w:tcPr>
                <w:tcW w:w="8504" w:type="dxa"/>
              </w:tcPr>
            </w:tcPrChange>
          </w:tcPr>
          <w:p w14:paraId="3534F521" w14:textId="77777777" w:rsidR="009371EE" w:rsidRDefault="009371EE" w:rsidP="00B44214">
            <w:pPr>
              <w:pStyle w:val="BodyText"/>
              <w:ind w:left="0"/>
              <w:rPr>
                <w:ins w:id="497" w:author="Wells, Kellie S                           Export License Required - US Collins" w:date="2023-06-29T17:44:00Z"/>
                <w:noProof/>
              </w:rPr>
            </w:pPr>
            <w:ins w:id="498" w:author="Wells, Kellie S                           Export License Required - US Collins" w:date="2023-06-29T17:44:00Z">
              <w:r w:rsidRPr="00D908DE">
                <w:t xml:space="preserve">Radio Group = </w:t>
              </w:r>
              <w:r w:rsidRPr="00D908DE">
                <w:rPr>
                  <w:i/>
                  <w:iCs/>
                </w:rPr>
                <w:t>__</w:t>
              </w:r>
              <w:r w:rsidRPr="00D908DE">
                <w:t xml:space="preserve">__________________ Shift = </w:t>
              </w:r>
              <w:r w:rsidRPr="00D908DE">
                <w:rPr>
                  <w:i/>
                  <w:iCs/>
                </w:rPr>
                <w:t>__</w:t>
              </w:r>
              <w:r w:rsidRPr="00D908DE">
                <w:t>__________________</w:t>
              </w:r>
            </w:ins>
          </w:p>
        </w:tc>
      </w:tr>
      <w:tr w:rsidR="009371EE" w14:paraId="6ADBF378" w14:textId="77777777" w:rsidTr="00D50A87">
        <w:trPr>
          <w:ins w:id="499" w:author="Wells, Kellie S                           Export License Required - US Collins" w:date="2023-06-29T17:44:00Z"/>
        </w:trPr>
        <w:tc>
          <w:tcPr>
            <w:tcW w:w="8504" w:type="dxa"/>
            <w:tcPrChange w:id="500" w:author="Wells, Kellie S                           Export License Required - US Collins" w:date="2023-06-29T17:50:00Z">
              <w:tcPr>
                <w:tcW w:w="8504" w:type="dxa"/>
              </w:tcPr>
            </w:tcPrChange>
          </w:tcPr>
          <w:p w14:paraId="40295375" w14:textId="77777777" w:rsidR="009371EE" w:rsidRPr="00D908DE" w:rsidRDefault="009371EE" w:rsidP="00B44214">
            <w:pPr>
              <w:pStyle w:val="BodyText"/>
              <w:ind w:left="0"/>
              <w:jc w:val="both"/>
              <w:rPr>
                <w:ins w:id="501" w:author="Wells, Kellie S                           Export License Required - US Collins" w:date="2023-06-29T17:44:00Z"/>
              </w:rPr>
            </w:pPr>
            <w:ins w:id="502" w:author="Wells, Kellie S                           Export License Required - US Collins" w:date="2023-06-29T17:44:00Z">
              <w:r w:rsidRPr="00D908DE">
                <w:t xml:space="preserve">Encrypted Message: __ __ __ __ __ __ __ __ __ __ __ </w:t>
              </w:r>
              <w:r>
                <w:t>__</w:t>
              </w:r>
              <w:r w:rsidRPr="00D908DE">
                <w:t xml:space="preserve"> </w:t>
              </w:r>
            </w:ins>
          </w:p>
          <w:p w14:paraId="4446CAB9" w14:textId="0F89378E" w:rsidR="009371EE" w:rsidRPr="00D908DE" w:rsidRDefault="009371EE">
            <w:pPr>
              <w:pStyle w:val="BodyText"/>
              <w:ind w:left="0"/>
              <w:jc w:val="both"/>
              <w:rPr>
                <w:ins w:id="503" w:author="Wells, Kellie S                           Export License Required - US Collins" w:date="2023-06-29T17:44:00Z"/>
              </w:rPr>
              <w:pPrChange w:id="504" w:author="Wells, Kellie S                           Export License Required - US Collins" w:date="2023-06-29T17:50:00Z">
                <w:pPr>
                  <w:pStyle w:val="BodyText"/>
                  <w:ind w:left="0"/>
                </w:pPr>
              </w:pPrChange>
            </w:pPr>
            <w:ins w:id="505" w:author="Wells, Kellie S                           Export License Required - US Collins" w:date="2023-06-29T17:44:00Z">
              <w:r w:rsidRPr="00D908DE">
                <w:t xml:space="preserve">Decrypted Message: __ __ __ __ __ __ __ __ __ __ __ </w:t>
              </w:r>
              <w:r>
                <w:t>__</w:t>
              </w:r>
            </w:ins>
          </w:p>
        </w:tc>
      </w:tr>
    </w:tbl>
    <w:p w14:paraId="0998C785" w14:textId="77777777" w:rsidR="009371EE" w:rsidRPr="009371EE" w:rsidRDefault="009371EE">
      <w:pPr>
        <w:pStyle w:val="BodyText"/>
        <w:rPr>
          <w:ins w:id="506" w:author="Wells, Kellie S                           Export License Required - US Collins" w:date="2023-06-29T17:44:00Z"/>
        </w:rPr>
        <w:pPrChange w:id="507" w:author="Wells, Kellie S                           Export License Required - US Collins" w:date="2023-06-29T17:44:00Z">
          <w:pPr>
            <w:pStyle w:val="Heading3"/>
          </w:pPr>
        </w:pPrChange>
      </w:pPr>
    </w:p>
    <w:p w14:paraId="09A13368" w14:textId="2CE96764" w:rsidR="00F32CCA" w:rsidRDefault="00F32CCA">
      <w:pPr>
        <w:rPr>
          <w:ins w:id="508" w:author="Wells, Kellie S                           Export License Required - US Collins" w:date="2023-06-30T08:54:00Z"/>
        </w:rPr>
      </w:pPr>
      <w:ins w:id="509" w:author="Wells, Kellie S                           Export License Required - US Collins" w:date="2023-06-30T08:54:00Z">
        <w:r>
          <w:br w:type="page"/>
        </w:r>
      </w:ins>
    </w:p>
    <w:p w14:paraId="113044D8" w14:textId="77777777" w:rsidR="009371EE" w:rsidRPr="009371EE" w:rsidRDefault="009371EE">
      <w:pPr>
        <w:pStyle w:val="BodyText"/>
        <w:rPr>
          <w:ins w:id="510" w:author="Wells, Kellie S                           Export License Required - US Collins" w:date="2023-06-29T17:43:00Z"/>
        </w:rPr>
        <w:pPrChange w:id="511" w:author="Wells, Kellie S                           Export License Required - US Collins" w:date="2023-06-29T17:44:00Z">
          <w:pPr>
            <w:pStyle w:val="Heading2"/>
          </w:pPr>
        </w:pPrChange>
      </w:pPr>
    </w:p>
    <w:p w14:paraId="6816186C" w14:textId="66BD91BA" w:rsidR="00D908DE" w:rsidRDefault="00D908DE" w:rsidP="00D908DE">
      <w:pPr>
        <w:pStyle w:val="Heading2"/>
        <w:rPr>
          <w:ins w:id="512" w:author="Wells, Kellie S                           Export License Required - US Collins" w:date="2023-06-30T08:56:00Z"/>
          <w:highlight w:val="yellow"/>
        </w:rPr>
      </w:pPr>
      <w:r w:rsidRPr="009E04E3">
        <w:rPr>
          <w:highlight w:val="yellow"/>
          <w:rPrChange w:id="513" w:author="Wells, Kellie S                           Export License Required - US Collins" w:date="2023-06-29T17:51:00Z">
            <w:rPr/>
          </w:rPrChange>
        </w:rPr>
        <w:t>Pseudocode Structure</w:t>
      </w:r>
      <w:bookmarkEnd w:id="377"/>
    </w:p>
    <w:p w14:paraId="1EC46970" w14:textId="77777777" w:rsidR="00F32CCA" w:rsidRDefault="00F32CCA" w:rsidP="00F32CCA">
      <w:pPr>
        <w:pStyle w:val="BodyText"/>
        <w:rPr>
          <w:ins w:id="514" w:author="Wells, Kellie S                           Export License Required - US Collins" w:date="2023-06-30T08:58:00Z"/>
        </w:rPr>
      </w:pPr>
      <w:ins w:id="515" w:author="Wells, Kellie S                           Export License Required - US Collins" w:date="2023-06-30T08:57:00Z">
        <w:r w:rsidRPr="00F32CCA">
          <w:rPr>
            <w:rPrChange w:id="516" w:author="Wells, Kellie S                           Export License Required - US Collins" w:date="2023-06-30T08:57:00Z">
              <w:rPr>
                <w:highlight w:val="yellow"/>
              </w:rPr>
            </w:rPrChange>
          </w:rPr>
          <w:t>Pseudocode</w:t>
        </w:r>
        <w:r>
          <w:t xml:space="preserve"> is a plain language, description of steps needed for an algorithm</w:t>
        </w:r>
      </w:ins>
      <w:ins w:id="517" w:author="Wells, Kellie S                           Export License Required - US Collins" w:date="2023-06-30T08:58:00Z">
        <w:r>
          <w:t>. It often follows structural conventions of the programming language, but is intended to be human-readable.</w:t>
        </w:r>
      </w:ins>
    </w:p>
    <w:p w14:paraId="05DAE602" w14:textId="77777777" w:rsidR="00F32CCA" w:rsidRDefault="00F32CCA" w:rsidP="00F32CCA">
      <w:pPr>
        <w:pStyle w:val="BodyText"/>
        <w:rPr>
          <w:ins w:id="518" w:author="Wells, Kellie S                           Export License Required - US Collins" w:date="2023-06-30T08:59:00Z"/>
        </w:rPr>
      </w:pPr>
      <w:ins w:id="519" w:author="Wells, Kellie S                           Export License Required - US Collins" w:date="2023-06-30T08:58:00Z">
        <w:r>
          <w:t xml:space="preserve">Software Engineers often use pseudocode to help plan </w:t>
        </w:r>
      </w:ins>
      <w:ins w:id="520" w:author="Wells, Kellie S                           Export License Required - US Collins" w:date="2023-06-30T08:59:00Z">
        <w:r>
          <w:t>and structure their code.</w:t>
        </w:r>
      </w:ins>
    </w:p>
    <w:p w14:paraId="118C771F" w14:textId="00F2CA2F" w:rsidR="00F32CCA" w:rsidRPr="00F32CCA" w:rsidRDefault="00F32CCA">
      <w:pPr>
        <w:pStyle w:val="BodyText"/>
        <w:rPr>
          <w:ins w:id="521" w:author="Wells, Kellie S                           Export License Required - US Collins" w:date="2023-06-30T08:55:00Z"/>
          <w:rPrChange w:id="522" w:author="Wells, Kellie S                           Export License Required - US Collins" w:date="2023-06-30T08:57:00Z">
            <w:rPr>
              <w:ins w:id="523" w:author="Wells, Kellie S                           Export License Required - US Collins" w:date="2023-06-30T08:55:00Z"/>
              <w:highlight w:val="yellow"/>
            </w:rPr>
          </w:rPrChange>
        </w:rPr>
        <w:pPrChange w:id="524" w:author="Wells, Kellie S                           Export License Required - US Collins" w:date="2023-06-30T08:56:00Z">
          <w:pPr>
            <w:pStyle w:val="Heading2"/>
          </w:pPr>
        </w:pPrChange>
      </w:pPr>
      <w:ins w:id="525" w:author="Wells, Kellie S                           Export License Required - US Collins" w:date="2023-06-30T08:59:00Z">
        <w:r>
          <w:fldChar w:fldCharType="begin"/>
        </w:r>
        <w:r>
          <w:instrText xml:space="preserve"> REF _Ref139007975 \h </w:instrText>
        </w:r>
      </w:ins>
      <w:r>
        <w:fldChar w:fldCharType="separate"/>
      </w:r>
      <w:ins w:id="526" w:author="Richardson, Corey A (GBR)" w:date="2025-06-30T13:07:00Z" w16du:dateUtc="2025-06-30T12:07:00Z">
        <w:r w:rsidR="009B41DC">
          <w:t xml:space="preserve">Figure </w:t>
        </w:r>
        <w:r w:rsidR="009B41DC">
          <w:rPr>
            <w:noProof/>
          </w:rPr>
          <w:t>1717</w:t>
        </w:r>
      </w:ins>
      <w:ins w:id="527" w:author="Wells, Kellie S                           Export License Required - US Collins" w:date="2023-06-30T08:59:00Z">
        <w:del w:id="528" w:author="Richardson, Corey A (GBR)" w:date="2025-06-30T13:07:00Z" w16du:dateUtc="2025-06-30T12:07:00Z">
          <w:r w:rsidDel="009B41DC">
            <w:delText xml:space="preserve">Figure </w:delText>
          </w:r>
          <w:r w:rsidDel="009B41DC">
            <w:rPr>
              <w:noProof/>
            </w:rPr>
            <w:delText>17</w:delText>
          </w:r>
        </w:del>
        <w:r>
          <w:fldChar w:fldCharType="end"/>
        </w:r>
        <w:r>
          <w:t xml:space="preserve"> provides an example of this task, in pseudocode form.</w:t>
        </w:r>
      </w:ins>
    </w:p>
    <w:p w14:paraId="0C12970D" w14:textId="77777777" w:rsidR="00F32CCA" w:rsidRPr="00F32CCA" w:rsidRDefault="00F32CCA">
      <w:pPr>
        <w:pStyle w:val="BodyText"/>
        <w:rPr>
          <w:highlight w:val="yellow"/>
          <w:rPrChange w:id="529" w:author="Wells, Kellie S                           Export License Required - US Collins" w:date="2023-06-30T08:55:00Z">
            <w:rPr/>
          </w:rPrChange>
        </w:rPr>
        <w:pPrChange w:id="530" w:author="Wells, Kellie S                           Export License Required - US Collins" w:date="2023-06-30T08:55:00Z">
          <w:pPr>
            <w:pStyle w:val="Heading2"/>
          </w:pPr>
        </w:pPrChange>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1C03" w14:paraId="29AB60BC" w14:textId="77777777" w:rsidTr="00F01C03">
        <w:tc>
          <w:tcPr>
            <w:tcW w:w="9628" w:type="dxa"/>
          </w:tcPr>
          <w:p w14:paraId="57322B59" w14:textId="77777777" w:rsidR="00676726" w:rsidRDefault="00F01C03" w:rsidP="00676726">
            <w:pPr>
              <w:pStyle w:val="BodyText"/>
              <w:keepNext/>
              <w:ind w:left="0"/>
              <w:jc w:val="center"/>
            </w:pPr>
            <w:r>
              <w:rPr>
                <w:noProof/>
              </w:rPr>
              <w:drawing>
                <wp:inline distT="0" distB="0" distL="0" distR="0" wp14:anchorId="7AB05982" wp14:editId="212AFCD0">
                  <wp:extent cx="5259600" cy="2966400"/>
                  <wp:effectExtent l="0" t="0" r="0" b="571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b="24770"/>
                          <a:stretch/>
                        </pic:blipFill>
                        <pic:spPr bwMode="auto">
                          <a:xfrm>
                            <a:off x="0" y="0"/>
                            <a:ext cx="5259600" cy="2966400"/>
                          </a:xfrm>
                          <a:prstGeom prst="rect">
                            <a:avLst/>
                          </a:prstGeom>
                          <a:noFill/>
                          <a:ln>
                            <a:noFill/>
                          </a:ln>
                          <a:extLst>
                            <a:ext uri="{53640926-AAD7-44D8-BBD7-CCE9431645EC}">
                              <a14:shadowObscured xmlns:a14="http://schemas.microsoft.com/office/drawing/2010/main"/>
                            </a:ext>
                          </a:extLst>
                        </pic:spPr>
                      </pic:pic>
                    </a:graphicData>
                  </a:graphic>
                </wp:inline>
              </w:drawing>
            </w:r>
          </w:p>
          <w:p w14:paraId="296BDA88" w14:textId="6C6D554D" w:rsidR="00F01C03" w:rsidRDefault="00676726" w:rsidP="00676726">
            <w:pPr>
              <w:pStyle w:val="Caption"/>
            </w:pPr>
            <w:bookmarkStart w:id="531" w:name="_Ref139007975"/>
            <w:bookmarkStart w:id="532" w:name="_Toc138945158"/>
            <w:r>
              <w:t xml:space="preserve">Figure </w:t>
            </w:r>
            <w:r w:rsidR="009B41DC">
              <w:fldChar w:fldCharType="begin"/>
            </w:r>
            <w:r w:rsidR="009B41DC">
              <w:instrText xml:space="preserve"> SEQ Figure \* ARABIC </w:instrText>
            </w:r>
            <w:r w:rsidR="009B41DC">
              <w:fldChar w:fldCharType="separate"/>
            </w:r>
            <w:ins w:id="533" w:author="Richardson, Corey A (GBR)" w:date="2025-06-30T13:07:00Z" w16du:dateUtc="2025-06-30T12:07:00Z">
              <w:r w:rsidR="009B41DC">
                <w:rPr>
                  <w:noProof/>
                </w:rPr>
                <w:t>1717</w:t>
              </w:r>
            </w:ins>
            <w:ins w:id="534" w:author="Wells, Kellie S                           Export License Required - US Collins" w:date="2023-06-30T10:24:00Z">
              <w:del w:id="535" w:author="Richardson, Corey A (GBR)" w:date="2025-06-30T13:07:00Z" w16du:dateUtc="2025-06-30T12:07:00Z">
                <w:r w:rsidR="00AC093B" w:rsidDel="009B41DC">
                  <w:rPr>
                    <w:noProof/>
                  </w:rPr>
                  <w:delText>17</w:delText>
                </w:r>
              </w:del>
            </w:ins>
            <w:del w:id="536" w:author="Richardson, Corey A (GBR)" w:date="2025-06-30T13:07:00Z" w16du:dateUtc="2025-06-30T12:07:00Z">
              <w:r w:rsidR="005C5263" w:rsidDel="009B41DC">
                <w:rPr>
                  <w:noProof/>
                </w:rPr>
                <w:delText>12</w:delText>
              </w:r>
            </w:del>
            <w:r w:rsidR="009B41DC">
              <w:rPr>
                <w:noProof/>
              </w:rPr>
              <w:fldChar w:fldCharType="end"/>
            </w:r>
            <w:bookmarkEnd w:id="531"/>
            <w:r>
              <w:t>: Task 1 Pseudocode</w:t>
            </w:r>
            <w:bookmarkEnd w:id="532"/>
          </w:p>
        </w:tc>
      </w:tr>
    </w:tbl>
    <w:p w14:paraId="7B50FBD4" w14:textId="77777777" w:rsidR="00D908DE" w:rsidRDefault="00D908DE" w:rsidP="00D908DE">
      <w:pPr>
        <w:pStyle w:val="BodyText"/>
      </w:pPr>
    </w:p>
    <w:p w14:paraId="1D9C6B4B" w14:textId="790B4D44" w:rsidR="00D908DE" w:rsidRDefault="00D908DE" w:rsidP="00AC093B">
      <w:pPr>
        <w:pStyle w:val="Heading1"/>
      </w:pPr>
      <w:bookmarkStart w:id="537" w:name="_Toc138945134"/>
      <w:bookmarkStart w:id="538" w:name="_Ref139012141"/>
      <w:r>
        <w:lastRenderedPageBreak/>
        <w:t>Task 2: Manual Vs. Software Decryption (Extension)</w:t>
      </w:r>
      <w:bookmarkEnd w:id="537"/>
      <w:bookmarkEnd w:id="538"/>
    </w:p>
    <w:p w14:paraId="39E18AAE" w14:textId="2A50A889" w:rsidR="00D908DE" w:rsidRDefault="00D908DE" w:rsidP="00D908DE">
      <w:pPr>
        <w:pStyle w:val="BodyText"/>
      </w:pPr>
      <w:r w:rsidRPr="00D908DE">
        <w:t>This extension assumes some level of confidence in Python. It can also be completed on paper if preferred.</w:t>
      </w:r>
    </w:p>
    <w:p w14:paraId="095EE8CD" w14:textId="5FE250DD" w:rsidR="00624E16" w:rsidRDefault="00624E16" w:rsidP="00624E16">
      <w:pPr>
        <w:pStyle w:val="Heading2"/>
      </w:pPr>
      <w:bookmarkStart w:id="539" w:name="_Toc138945135"/>
      <w:r>
        <w:t>Caesar Shift Decoder Function</w:t>
      </w:r>
      <w:bookmarkEnd w:id="539"/>
    </w:p>
    <w:p w14:paraId="4C2D588D" w14:textId="214C0350" w:rsidR="004621AE" w:rsidRDefault="004621AE" w:rsidP="00BB49E8">
      <w:pPr>
        <w:pStyle w:val="BodyText"/>
      </w:pPr>
      <w:r w:rsidRPr="004621AE">
        <w:t>What does `"ifmmp xpsme!"` mean?</w:t>
      </w:r>
      <w:r w:rsidR="00BB49E8">
        <w:t xml:space="preserve"> </w:t>
      </w:r>
      <w:r w:rsidRPr="004621AE">
        <w:t>The message is encrypted using a Caesar Shift</w:t>
      </w:r>
      <w:ins w:id="540" w:author="Wells, Kellie S                           Export License Required - US Collins" w:date="2023-06-30T09:32:00Z">
        <w:r w:rsidR="00717FB9">
          <w:t>.</w:t>
        </w:r>
      </w:ins>
      <w:del w:id="541" w:author="Wells, Kellie S                           Export License Required - US Collins" w:date="2023-06-30T09:32:00Z">
        <w:r w:rsidRPr="004621AE" w:rsidDel="00717FB9">
          <w:delText>!</w:delText>
        </w:r>
      </w:del>
    </w:p>
    <w:p w14:paraId="19CCA317" w14:textId="4C15E0DF" w:rsidR="004621AE" w:rsidRPr="004621AE" w:rsidRDefault="004621AE" w:rsidP="004621AE">
      <w:pPr>
        <w:pStyle w:val="BodyText"/>
      </w:pPr>
      <w:r w:rsidRPr="004621AE">
        <w:t xml:space="preserve">Whilst it is certainly possible, it would become very tedious if you had to keep decrypting these messages yourself. What if the messages you needed to decrypt were longer, or you had multiple to decrypt? You could use an </w:t>
      </w:r>
      <w:r w:rsidRPr="004621AE">
        <w:rPr>
          <w:i/>
          <w:iCs/>
        </w:rPr>
        <w:t>automation script</w:t>
      </w:r>
      <w:r w:rsidRPr="004621AE">
        <w:t xml:space="preserve"> to do this for you</w:t>
      </w:r>
      <w:ins w:id="542" w:author="Wells, Kellie S                           Export License Required - US Collins" w:date="2023-06-30T09:32:00Z">
        <w:r w:rsidR="00717FB9">
          <w:t>.</w:t>
        </w:r>
      </w:ins>
      <w:del w:id="543" w:author="Wells, Kellie S                           Export License Required - US Collins" w:date="2023-06-30T09:32:00Z">
        <w:r w:rsidRPr="004621AE" w:rsidDel="00717FB9">
          <w:delText>!</w:delText>
        </w:r>
      </w:del>
    </w:p>
    <w:p w14:paraId="011AD8A1" w14:textId="1921ECE2" w:rsidR="004621AE" w:rsidDel="00717FB9" w:rsidRDefault="004621AE" w:rsidP="004621AE">
      <w:pPr>
        <w:pStyle w:val="BodyText"/>
        <w:rPr>
          <w:del w:id="544" w:author="Wells, Kellie S                           Export License Required - US Collins" w:date="2023-06-30T09:33:00Z"/>
        </w:rPr>
      </w:pPr>
      <w:r w:rsidRPr="004621AE">
        <w:t>A Caesar Shift Decoder can be written here as a function.</w:t>
      </w:r>
      <w:ins w:id="545" w:author="Wells, Kellie S                           Export License Required - US Collins" w:date="2023-06-30T09:33:00Z">
        <w:r w:rsidR="00717FB9">
          <w:t xml:space="preserve"> </w:t>
        </w:r>
      </w:ins>
    </w:p>
    <w:p w14:paraId="73B7109C" w14:textId="1B3CD5D2" w:rsidR="004621AE" w:rsidRPr="004621AE" w:rsidRDefault="004621AE" w:rsidP="00717FB9">
      <w:pPr>
        <w:pStyle w:val="BodyText"/>
      </w:pPr>
      <w:r w:rsidRPr="004621AE">
        <w:t>For a Caesar Shift we have two arguments to pass in:</w:t>
      </w:r>
    </w:p>
    <w:p w14:paraId="51052542" w14:textId="4006FDD7" w:rsidR="004621AE" w:rsidRPr="004621AE" w:rsidRDefault="004621AE" w:rsidP="004621AE">
      <w:pPr>
        <w:pStyle w:val="BodyText"/>
        <w:numPr>
          <w:ilvl w:val="0"/>
          <w:numId w:val="16"/>
        </w:numPr>
      </w:pPr>
      <w:r w:rsidRPr="004621AE">
        <w:t>The Encrypted Message</w:t>
      </w:r>
    </w:p>
    <w:p w14:paraId="4D734718" w14:textId="284696CF" w:rsidR="004621AE" w:rsidRPr="004621AE" w:rsidRDefault="004621AE" w:rsidP="004621AE">
      <w:pPr>
        <w:pStyle w:val="BodyText"/>
        <w:numPr>
          <w:ilvl w:val="0"/>
          <w:numId w:val="16"/>
        </w:numPr>
      </w:pPr>
      <w:r w:rsidRPr="004621AE">
        <w:t>The Magnitude of the Shift</w:t>
      </w:r>
    </w:p>
    <w:p w14:paraId="4B81BBB6" w14:textId="33CBD848" w:rsidR="004621AE" w:rsidRDefault="004621AE" w:rsidP="004621AE">
      <w:pPr>
        <w:pStyle w:val="BodyText"/>
      </w:pPr>
      <w:r w:rsidRPr="004621AE">
        <w:t>In pseudocode this function would look like</w:t>
      </w:r>
      <w:ins w:id="546" w:author="Wells, Kellie S                           Export License Required - US Collins" w:date="2023-06-30T09:39:00Z">
        <w:r w:rsidR="00717FB9">
          <w:t xml:space="preserve"> </w:t>
        </w:r>
        <w:r w:rsidR="00717FB9">
          <w:fldChar w:fldCharType="begin"/>
        </w:r>
        <w:r w:rsidR="00717FB9">
          <w:instrText xml:space="preserve"> REF _Ref139010379 \h </w:instrText>
        </w:r>
      </w:ins>
      <w:r w:rsidR="00717FB9">
        <w:fldChar w:fldCharType="separate"/>
      </w:r>
      <w:ins w:id="547" w:author="Richardson, Corey A (GBR)" w:date="2025-06-30T13:07:00Z" w16du:dateUtc="2025-06-30T12:07:00Z">
        <w:r w:rsidR="009B41DC">
          <w:t xml:space="preserve">Figure </w:t>
        </w:r>
        <w:r w:rsidR="009B41DC">
          <w:rPr>
            <w:noProof/>
          </w:rPr>
          <w:t>1818</w:t>
        </w:r>
      </w:ins>
      <w:ins w:id="548" w:author="Wells, Kellie S                           Export License Required - US Collins" w:date="2023-06-30T09:39:00Z">
        <w:del w:id="549" w:author="Richardson, Corey A (GBR)" w:date="2025-06-30T13:07:00Z" w16du:dateUtc="2025-06-30T12:07:00Z">
          <w:r w:rsidR="00717FB9" w:rsidDel="009B41DC">
            <w:delText xml:space="preserve">Figure </w:delText>
          </w:r>
          <w:r w:rsidR="00717FB9" w:rsidDel="009B41DC">
            <w:rPr>
              <w:noProof/>
            </w:rPr>
            <w:delText>18</w:delText>
          </w:r>
        </w:del>
        <w:r w:rsidR="00717FB9">
          <w:fldChar w:fldCharType="end"/>
        </w:r>
      </w:ins>
      <w:r w:rsidRPr="004621AE">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76726" w14:paraId="69FFDAED" w14:textId="77777777" w:rsidTr="00676726">
        <w:tc>
          <w:tcPr>
            <w:tcW w:w="9628" w:type="dxa"/>
          </w:tcPr>
          <w:p w14:paraId="44EAA01C" w14:textId="77777777" w:rsidR="00676726" w:rsidRDefault="00676726" w:rsidP="00676726">
            <w:pPr>
              <w:pStyle w:val="BodyText"/>
              <w:keepNext/>
              <w:ind w:left="0"/>
              <w:jc w:val="center"/>
            </w:pPr>
            <w:r>
              <w:rPr>
                <w:noProof/>
              </w:rPr>
              <w:drawing>
                <wp:inline distT="0" distB="0" distL="0" distR="0" wp14:anchorId="466DB2AC" wp14:editId="09317BD3">
                  <wp:extent cx="5259600" cy="2372400"/>
                  <wp:effectExtent l="0" t="0" r="0" b="889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6">
                            <a:extLst>
                              <a:ext uri="{28A0092B-C50C-407E-A947-70E740481C1C}">
                                <a14:useLocalDpi xmlns:a14="http://schemas.microsoft.com/office/drawing/2010/main" val="0"/>
                              </a:ext>
                            </a:extLst>
                          </a:blip>
                          <a:srcRect b="39814"/>
                          <a:stretch/>
                        </pic:blipFill>
                        <pic:spPr bwMode="auto">
                          <a:xfrm>
                            <a:off x="0" y="0"/>
                            <a:ext cx="5259600" cy="2372400"/>
                          </a:xfrm>
                          <a:prstGeom prst="rect">
                            <a:avLst/>
                          </a:prstGeom>
                          <a:noFill/>
                          <a:ln>
                            <a:noFill/>
                          </a:ln>
                          <a:extLst>
                            <a:ext uri="{53640926-AAD7-44D8-BBD7-CCE9431645EC}">
                              <a14:shadowObscured xmlns:a14="http://schemas.microsoft.com/office/drawing/2010/main"/>
                            </a:ext>
                          </a:extLst>
                        </pic:spPr>
                      </pic:pic>
                    </a:graphicData>
                  </a:graphic>
                </wp:inline>
              </w:drawing>
            </w:r>
          </w:p>
          <w:p w14:paraId="2BEE24A0" w14:textId="1030F656" w:rsidR="00676726" w:rsidRDefault="00676726" w:rsidP="00676726">
            <w:pPr>
              <w:pStyle w:val="Caption"/>
            </w:pPr>
            <w:bookmarkStart w:id="550" w:name="_Ref139010379"/>
            <w:bookmarkStart w:id="551" w:name="_Toc138945159"/>
            <w:r>
              <w:t xml:space="preserve">Figure </w:t>
            </w:r>
            <w:r w:rsidR="009B41DC">
              <w:fldChar w:fldCharType="begin"/>
            </w:r>
            <w:r w:rsidR="009B41DC">
              <w:instrText xml:space="preserve"> SEQ Figure \* ARABIC </w:instrText>
            </w:r>
            <w:r w:rsidR="009B41DC">
              <w:fldChar w:fldCharType="separate"/>
            </w:r>
            <w:ins w:id="552" w:author="Richardson, Corey A (GBR)" w:date="2025-06-30T13:07:00Z" w16du:dateUtc="2025-06-30T12:07:00Z">
              <w:r w:rsidR="009B41DC">
                <w:rPr>
                  <w:noProof/>
                </w:rPr>
                <w:t>1818</w:t>
              </w:r>
            </w:ins>
            <w:ins w:id="553" w:author="Wells, Kellie S                           Export License Required - US Collins" w:date="2023-06-30T10:24:00Z">
              <w:del w:id="554" w:author="Richardson, Corey A (GBR)" w:date="2025-06-30T13:07:00Z" w16du:dateUtc="2025-06-30T12:07:00Z">
                <w:r w:rsidR="00AC093B" w:rsidDel="009B41DC">
                  <w:rPr>
                    <w:noProof/>
                  </w:rPr>
                  <w:delText>18</w:delText>
                </w:r>
              </w:del>
            </w:ins>
            <w:del w:id="555" w:author="Richardson, Corey A (GBR)" w:date="2025-06-30T13:07:00Z" w16du:dateUtc="2025-06-30T12:07:00Z">
              <w:r w:rsidR="005C5263" w:rsidDel="009B41DC">
                <w:rPr>
                  <w:noProof/>
                </w:rPr>
                <w:delText>13</w:delText>
              </w:r>
            </w:del>
            <w:r w:rsidR="009B41DC">
              <w:rPr>
                <w:noProof/>
              </w:rPr>
              <w:fldChar w:fldCharType="end"/>
            </w:r>
            <w:bookmarkEnd w:id="550"/>
            <w:r>
              <w:t>: Caesar Shift Decoder Function Pseudocode</w:t>
            </w:r>
            <w:bookmarkEnd w:id="551"/>
          </w:p>
        </w:tc>
      </w:tr>
    </w:tbl>
    <w:p w14:paraId="2051628F" w14:textId="0971CE66" w:rsidR="004621AE" w:rsidRPr="004621AE" w:rsidRDefault="004621AE" w:rsidP="00BB49E8">
      <w:pPr>
        <w:pStyle w:val="BodyText"/>
      </w:pPr>
      <w:r w:rsidRPr="00676726">
        <w:rPr>
          <w:i/>
          <w:iCs/>
        </w:rPr>
        <w:t>Constants</w:t>
      </w:r>
      <w:r w:rsidRPr="004621AE">
        <w:t xml:space="preserve"> are unchanging variables. They are written in all capital letters with underscores separating words. Examples include </w:t>
      </w:r>
      <w:r w:rsidRPr="004621AE">
        <w:rPr>
          <w:b/>
          <w:bCs/>
        </w:rPr>
        <w:t>MAX_OVERFLOW</w:t>
      </w:r>
      <w:r w:rsidRPr="004621AE">
        <w:t xml:space="preserve"> and </w:t>
      </w:r>
      <w:r w:rsidRPr="004621AE">
        <w:rPr>
          <w:b/>
          <w:bCs/>
        </w:rPr>
        <w:t>TOTAL</w:t>
      </w:r>
      <w:r>
        <w:t>.</w:t>
      </w:r>
    </w:p>
    <w:p w14:paraId="3DAFB0D3" w14:textId="4F055F52" w:rsidR="004621AE" w:rsidRDefault="004621AE" w:rsidP="004621AE">
      <w:pPr>
        <w:pStyle w:val="BodyText"/>
      </w:pPr>
      <w:r w:rsidRPr="004621AE">
        <w:t xml:space="preserve">You should then call the </w:t>
      </w:r>
      <w:r w:rsidRPr="004621AE">
        <w:rPr>
          <w:b/>
          <w:bCs/>
        </w:rPr>
        <w:t>decode</w:t>
      </w:r>
      <w:r w:rsidRPr="004621AE">
        <w:t xml:space="preserve"> function from the control loop as an argument of </w:t>
      </w:r>
      <w:r w:rsidRPr="004621AE">
        <w:rPr>
          <w:b/>
          <w:bCs/>
        </w:rPr>
        <w:t>display_message</w:t>
      </w:r>
      <w:r w:rsidRPr="004621AE">
        <w:t>. Add this to the area where you receive the message when a button is pressed.</w:t>
      </w:r>
    </w:p>
    <w:p w14:paraId="718EA5DF" w14:textId="23775BB9" w:rsidR="004621AE" w:rsidRDefault="004621AE" w:rsidP="004621AE">
      <w:pPr>
        <w:pStyle w:val="BodyText"/>
      </w:pPr>
      <w:r w:rsidRPr="004621AE">
        <w:t>Functions can be arguments to other</w:t>
      </w:r>
      <w:r>
        <w:t xml:space="preserve"> </w:t>
      </w:r>
      <w:r w:rsidRPr="004621AE">
        <w:rPr>
          <w:i/>
          <w:iCs/>
        </w:rPr>
        <w:t>functions</w:t>
      </w:r>
      <w:r w:rsidRPr="004621AE">
        <w:t xml:space="preserve"> and</w:t>
      </w:r>
      <w:r>
        <w:t xml:space="preserve"> </w:t>
      </w:r>
      <w:r w:rsidRPr="004621AE">
        <w:rPr>
          <w:i/>
          <w:iCs/>
        </w:rPr>
        <w:t>procedures</w:t>
      </w:r>
      <w:r w:rsidRPr="004621AE">
        <w: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76726" w14:paraId="27F47C70" w14:textId="77777777" w:rsidTr="00BB49E8">
        <w:tc>
          <w:tcPr>
            <w:tcW w:w="9628" w:type="dxa"/>
          </w:tcPr>
          <w:p w14:paraId="276BD9E6" w14:textId="77777777" w:rsidR="00BB49E8" w:rsidRDefault="00676726" w:rsidP="00BB49E8">
            <w:pPr>
              <w:pStyle w:val="BodyText"/>
              <w:keepNext/>
              <w:ind w:left="0"/>
              <w:jc w:val="center"/>
            </w:pPr>
            <w:r>
              <w:rPr>
                <w:noProof/>
              </w:rPr>
              <w:drawing>
                <wp:inline distT="0" distB="0" distL="0" distR="0" wp14:anchorId="395F5351" wp14:editId="4A681356">
                  <wp:extent cx="5259600" cy="5976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7">
                            <a:extLst>
                              <a:ext uri="{28A0092B-C50C-407E-A947-70E740481C1C}">
                                <a14:useLocalDpi xmlns:a14="http://schemas.microsoft.com/office/drawing/2010/main" val="0"/>
                              </a:ext>
                            </a:extLst>
                          </a:blip>
                          <a:srcRect b="84872"/>
                          <a:stretch/>
                        </pic:blipFill>
                        <pic:spPr bwMode="auto">
                          <a:xfrm>
                            <a:off x="0" y="0"/>
                            <a:ext cx="5259600" cy="597600"/>
                          </a:xfrm>
                          <a:prstGeom prst="rect">
                            <a:avLst/>
                          </a:prstGeom>
                          <a:noFill/>
                          <a:ln>
                            <a:noFill/>
                          </a:ln>
                          <a:extLst>
                            <a:ext uri="{53640926-AAD7-44D8-BBD7-CCE9431645EC}">
                              <a14:shadowObscured xmlns:a14="http://schemas.microsoft.com/office/drawing/2010/main"/>
                            </a:ext>
                          </a:extLst>
                        </pic:spPr>
                      </pic:pic>
                    </a:graphicData>
                  </a:graphic>
                </wp:inline>
              </w:drawing>
            </w:r>
          </w:p>
          <w:p w14:paraId="7BD7FC3C" w14:textId="46B674DA" w:rsidR="00676726" w:rsidRDefault="00BB49E8" w:rsidP="00BB49E8">
            <w:pPr>
              <w:pStyle w:val="Caption"/>
            </w:pPr>
            <w:bookmarkStart w:id="556" w:name="_Toc138945160"/>
            <w:r>
              <w:t xml:space="preserve">Figure </w:t>
            </w:r>
            <w:r w:rsidR="009B41DC">
              <w:fldChar w:fldCharType="begin"/>
            </w:r>
            <w:r w:rsidR="009B41DC">
              <w:instrText xml:space="preserve"> SEQ Figure \* ARABIC </w:instrText>
            </w:r>
            <w:r w:rsidR="009B41DC">
              <w:fldChar w:fldCharType="separate"/>
            </w:r>
            <w:ins w:id="557" w:author="Richardson, Corey A (GBR)" w:date="2025-06-30T13:07:00Z" w16du:dateUtc="2025-06-30T12:07:00Z">
              <w:r w:rsidR="009B41DC">
                <w:rPr>
                  <w:noProof/>
                </w:rPr>
                <w:t>1919</w:t>
              </w:r>
            </w:ins>
            <w:ins w:id="558" w:author="Wells, Kellie S                           Export License Required - US Collins" w:date="2023-06-30T10:24:00Z">
              <w:del w:id="559" w:author="Richardson, Corey A (GBR)" w:date="2025-06-30T13:07:00Z" w16du:dateUtc="2025-06-30T12:07:00Z">
                <w:r w:rsidR="00AC093B" w:rsidDel="009B41DC">
                  <w:rPr>
                    <w:noProof/>
                  </w:rPr>
                  <w:delText>19</w:delText>
                </w:r>
              </w:del>
            </w:ins>
            <w:del w:id="560" w:author="Richardson, Corey A (GBR)" w:date="2025-06-30T13:07:00Z" w16du:dateUtc="2025-06-30T12:07:00Z">
              <w:r w:rsidR="005C5263" w:rsidDel="009B41DC">
                <w:rPr>
                  <w:noProof/>
                </w:rPr>
                <w:delText>14</w:delText>
              </w:r>
            </w:del>
            <w:r w:rsidR="009B41DC">
              <w:rPr>
                <w:noProof/>
              </w:rPr>
              <w:fldChar w:fldCharType="end"/>
            </w:r>
            <w:r>
              <w:t>: Functions as Arguments</w:t>
            </w:r>
            <w:bookmarkEnd w:id="556"/>
          </w:p>
        </w:tc>
      </w:tr>
    </w:tbl>
    <w:p w14:paraId="1AF4E479" w14:textId="0DA7A3B4" w:rsidR="003A5275" w:rsidRDefault="003A5275" w:rsidP="004621AE">
      <w:pPr>
        <w:pStyle w:val="BodyText"/>
      </w:pPr>
    </w:p>
    <w:p w14:paraId="1BE1D233" w14:textId="31BF08E6" w:rsidR="004621AE" w:rsidRDefault="00624E16" w:rsidP="00624E16">
      <w:pPr>
        <w:pStyle w:val="Heading2"/>
      </w:pPr>
      <w:bookmarkStart w:id="561" w:name="_Toc138945136"/>
      <w:r>
        <w:lastRenderedPageBreak/>
        <w:t>User Input</w:t>
      </w:r>
      <w:bookmarkEnd w:id="561"/>
    </w:p>
    <w:p w14:paraId="11FB7E5A" w14:textId="00C2B2FD" w:rsidR="004621AE" w:rsidRDefault="004621AE" w:rsidP="004621AE">
      <w:pPr>
        <w:pStyle w:val="BodyText"/>
      </w:pPr>
      <w:r w:rsidRPr="004621AE">
        <w:t xml:space="preserve">Add functionality to set the magnitude of the </w:t>
      </w:r>
      <w:r w:rsidRPr="004621AE">
        <w:rPr>
          <w:b/>
          <w:bCs/>
        </w:rPr>
        <w:t>shift</w:t>
      </w:r>
      <w:r w:rsidRPr="004621AE">
        <w:t xml:space="preserve"> using the micro:bit. This could be done with button presses which increment a </w:t>
      </w:r>
      <w:r w:rsidRPr="004621AE">
        <w:rPr>
          <w:i/>
          <w:iCs/>
        </w:rPr>
        <w:t>counter variable</w:t>
      </w:r>
      <w:r w:rsidRPr="004621AE">
        <w:t xml:space="preserve">. Assign this to button </w:t>
      </w:r>
      <w:r w:rsidRPr="004621AE">
        <w:rPr>
          <w:b/>
          <w:bCs/>
        </w:rPr>
        <w:t>A</w:t>
      </w:r>
      <w:r w:rsidRPr="004621AE">
        <w:t xml:space="preserve">. Don't allow this value to be greater than 9. </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B49E8" w14:paraId="1D76EBE7" w14:textId="77777777" w:rsidTr="00BB49E8">
        <w:tc>
          <w:tcPr>
            <w:tcW w:w="9628" w:type="dxa"/>
          </w:tcPr>
          <w:p w14:paraId="6C1109CA" w14:textId="77777777" w:rsidR="00BB49E8" w:rsidRDefault="00BB49E8" w:rsidP="00BB49E8">
            <w:pPr>
              <w:pStyle w:val="BodyText"/>
              <w:keepNext/>
              <w:ind w:left="0"/>
              <w:jc w:val="center"/>
            </w:pPr>
            <w:r>
              <w:rPr>
                <w:noProof/>
              </w:rPr>
              <w:drawing>
                <wp:inline distT="0" distB="0" distL="0" distR="0" wp14:anchorId="423FB6B2" wp14:editId="33C85037">
                  <wp:extent cx="5259600" cy="1368000"/>
                  <wp:effectExtent l="0" t="0" r="0" b="38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8">
                            <a:extLst>
                              <a:ext uri="{28A0092B-C50C-407E-A947-70E740481C1C}">
                                <a14:useLocalDpi xmlns:a14="http://schemas.microsoft.com/office/drawing/2010/main" val="0"/>
                              </a:ext>
                            </a:extLst>
                          </a:blip>
                          <a:srcRect b="65255"/>
                          <a:stretch/>
                        </pic:blipFill>
                        <pic:spPr bwMode="auto">
                          <a:xfrm>
                            <a:off x="0" y="0"/>
                            <a:ext cx="5259600" cy="1368000"/>
                          </a:xfrm>
                          <a:prstGeom prst="rect">
                            <a:avLst/>
                          </a:prstGeom>
                          <a:noFill/>
                          <a:ln>
                            <a:noFill/>
                          </a:ln>
                          <a:extLst>
                            <a:ext uri="{53640926-AAD7-44D8-BBD7-CCE9431645EC}">
                              <a14:shadowObscured xmlns:a14="http://schemas.microsoft.com/office/drawing/2010/main"/>
                            </a:ext>
                          </a:extLst>
                        </pic:spPr>
                      </pic:pic>
                    </a:graphicData>
                  </a:graphic>
                </wp:inline>
              </w:drawing>
            </w:r>
          </w:p>
          <w:p w14:paraId="57DB91D8" w14:textId="00ECF370" w:rsidR="00BB49E8" w:rsidRDefault="00BB49E8" w:rsidP="00BB49E8">
            <w:pPr>
              <w:pStyle w:val="Caption"/>
            </w:pPr>
            <w:bookmarkStart w:id="562" w:name="_Toc138945161"/>
            <w:r>
              <w:t xml:space="preserve">Figure </w:t>
            </w:r>
            <w:r w:rsidR="009B41DC">
              <w:fldChar w:fldCharType="begin"/>
            </w:r>
            <w:r w:rsidR="009B41DC">
              <w:instrText xml:space="preserve"> SEQ Figure \* ARABIC </w:instrText>
            </w:r>
            <w:r w:rsidR="009B41DC">
              <w:fldChar w:fldCharType="separate"/>
            </w:r>
            <w:ins w:id="563" w:author="Richardson, Corey A (GBR)" w:date="2025-06-30T13:07:00Z" w16du:dateUtc="2025-06-30T12:07:00Z">
              <w:r w:rsidR="009B41DC">
                <w:rPr>
                  <w:noProof/>
                </w:rPr>
                <w:t>2020</w:t>
              </w:r>
            </w:ins>
            <w:ins w:id="564" w:author="Wells, Kellie S                           Export License Required - US Collins" w:date="2023-06-30T10:24:00Z">
              <w:del w:id="565" w:author="Richardson, Corey A (GBR)" w:date="2025-06-30T13:07:00Z" w16du:dateUtc="2025-06-30T12:07:00Z">
                <w:r w:rsidR="00AC093B" w:rsidDel="009B41DC">
                  <w:rPr>
                    <w:noProof/>
                  </w:rPr>
                  <w:delText>20</w:delText>
                </w:r>
              </w:del>
            </w:ins>
            <w:del w:id="566" w:author="Richardson, Corey A (GBR)" w:date="2025-06-30T13:07:00Z" w16du:dateUtc="2025-06-30T12:07:00Z">
              <w:r w:rsidR="005C5263" w:rsidDel="009B41DC">
                <w:rPr>
                  <w:noProof/>
                </w:rPr>
                <w:delText>15</w:delText>
              </w:r>
            </w:del>
            <w:r w:rsidR="009B41DC">
              <w:rPr>
                <w:noProof/>
              </w:rPr>
              <w:fldChar w:fldCharType="end"/>
            </w:r>
            <w:r>
              <w:t>: User Input Pseudocode</w:t>
            </w:r>
            <w:bookmarkEnd w:id="562"/>
          </w:p>
        </w:tc>
      </w:tr>
    </w:tbl>
    <w:p w14:paraId="385BC43A" w14:textId="298BB3CB" w:rsidR="004621AE" w:rsidRDefault="004621AE" w:rsidP="004621AE">
      <w:pPr>
        <w:pStyle w:val="BodyText"/>
      </w:pPr>
      <w:r w:rsidRPr="004621AE">
        <w:t xml:space="preserve">Encrypted Message: </w:t>
      </w:r>
    </w:p>
    <w:p w14:paraId="0465ADA0" w14:textId="5E8B8575" w:rsidR="004621AE" w:rsidRPr="004621AE" w:rsidRDefault="004621AE" w:rsidP="00624E16">
      <w:pPr>
        <w:pStyle w:val="BodyText"/>
        <w:rPr>
          <w:sz w:val="17"/>
          <w:szCs w:val="17"/>
        </w:rPr>
      </w:pPr>
      <w:r w:rsidRPr="004621AE">
        <w:rPr>
          <w:sz w:val="17"/>
          <w:szCs w:val="17"/>
        </w:rPr>
        <w:t>__ __ __ __ __ __ __ __ __ __ __ __ __ __ __ __ __ __ __ __ __ __ __ __ __ __ __ __ __ __ __ __ __ __ __</w:t>
      </w:r>
    </w:p>
    <w:p w14:paraId="5FE98632" w14:textId="77777777" w:rsidR="004621AE" w:rsidRDefault="004621AE" w:rsidP="004621AE">
      <w:pPr>
        <w:pStyle w:val="BodyText"/>
      </w:pPr>
      <w:r w:rsidRPr="004621AE">
        <w:t xml:space="preserve">Decrypted Message: </w:t>
      </w:r>
    </w:p>
    <w:p w14:paraId="0E0E68E0" w14:textId="0CFFA0E8" w:rsidR="004621AE" w:rsidRDefault="004621AE" w:rsidP="003A5275">
      <w:pPr>
        <w:pStyle w:val="BodyText"/>
        <w:rPr>
          <w:sz w:val="17"/>
          <w:szCs w:val="17"/>
        </w:rPr>
      </w:pPr>
      <w:r w:rsidRPr="004621AE">
        <w:rPr>
          <w:sz w:val="17"/>
          <w:szCs w:val="17"/>
        </w:rPr>
        <w:t> __ __ __ __ __ __ __ __ __ __ __ __ __ __ __ __ __ __ __ __ __ __ __ __ __ __ __ __ __ __ __ __ __ __ __</w:t>
      </w:r>
    </w:p>
    <w:p w14:paraId="7CF05684" w14:textId="77777777" w:rsidR="006218F1" w:rsidRDefault="006218F1" w:rsidP="003A5275">
      <w:pPr>
        <w:pStyle w:val="BodyText"/>
        <w:rPr>
          <w:sz w:val="17"/>
          <w:szCs w:val="17"/>
        </w:rPr>
      </w:pPr>
    </w:p>
    <w:p w14:paraId="06E5ADB5" w14:textId="77777777" w:rsidR="00150A41" w:rsidRDefault="00150A41" w:rsidP="00461565">
      <w:pPr>
        <w:pStyle w:val="BodyText"/>
        <w:ind w:left="0"/>
        <w:rPr>
          <w:sz w:val="17"/>
          <w:szCs w:val="17"/>
        </w:rPr>
      </w:pPr>
    </w:p>
    <w:p w14:paraId="0DEBB1A8" w14:textId="67C07B2B" w:rsidR="006218F1" w:rsidRDefault="006218F1" w:rsidP="00150A41">
      <w:pPr>
        <w:pStyle w:val="BodyText"/>
        <w:rPr>
          <w:ins w:id="567" w:author="Wells, Kellie S                           Export License Required - US Collins" w:date="2023-06-30T09:49:00Z"/>
          <w:b/>
          <w:bCs/>
          <w:sz w:val="17"/>
          <w:szCs w:val="17"/>
        </w:rPr>
      </w:pPr>
      <w:r>
        <w:rPr>
          <w:b/>
          <w:bCs/>
          <w:sz w:val="17"/>
          <w:szCs w:val="17"/>
        </w:rPr>
        <w:t>NOTE: The following page contains the solution code, do not turn over until you have finished the task!</w:t>
      </w:r>
    </w:p>
    <w:p w14:paraId="5E42137C" w14:textId="4BC92C2D" w:rsidR="00F83F9F" w:rsidRDefault="00F83F9F">
      <w:pPr>
        <w:rPr>
          <w:ins w:id="568" w:author="Wells, Kellie S                           Export License Required - US Collins" w:date="2023-06-30T09:49:00Z"/>
          <w:b/>
          <w:bCs/>
          <w:sz w:val="17"/>
          <w:szCs w:val="17"/>
        </w:rPr>
      </w:pPr>
      <w:ins w:id="569" w:author="Wells, Kellie S                           Export License Required - US Collins" w:date="2023-06-30T09:49:00Z">
        <w:r>
          <w:rPr>
            <w:b/>
            <w:bCs/>
            <w:sz w:val="17"/>
            <w:szCs w:val="17"/>
          </w:rPr>
          <w:br w:type="page"/>
        </w:r>
      </w:ins>
    </w:p>
    <w:p w14:paraId="2951C2A9" w14:textId="169BAF31" w:rsidR="00F83F9F" w:rsidRDefault="00F83F9F" w:rsidP="00F83F9F">
      <w:pPr>
        <w:pStyle w:val="Heading6"/>
        <w:numPr>
          <w:ilvl w:val="5"/>
          <w:numId w:val="11"/>
        </w:numPr>
        <w:rPr>
          <w:ins w:id="570" w:author="Wells, Kellie S                           Export License Required - US Collins" w:date="2023-06-30T09:50:00Z"/>
        </w:rPr>
      </w:pPr>
      <w:ins w:id="571" w:author="Wells, Kellie S                           Export License Required - US Collins" w:date="2023-06-30T09:51:00Z">
        <w:r>
          <w:lastRenderedPageBreak/>
          <w:t>Coding Solutions</w:t>
        </w:r>
      </w:ins>
    </w:p>
    <w:p w14:paraId="0CFD6C07" w14:textId="648F0203" w:rsidR="00F83F9F" w:rsidRPr="00F83F9F" w:rsidRDefault="00CC5074">
      <w:pPr>
        <w:pStyle w:val="BodyText"/>
        <w:rPr>
          <w:ins w:id="572" w:author="Wells, Kellie S                           Export License Required - US Collins" w:date="2023-06-30T09:49:00Z"/>
        </w:rPr>
        <w:pPrChange w:id="573" w:author="Wells, Kellie S                           Export License Required - US Collins" w:date="2023-06-30T09:50:00Z">
          <w:pPr>
            <w:pStyle w:val="Heading6"/>
            <w:numPr>
              <w:numId w:val="11"/>
            </w:numPr>
          </w:pPr>
        </w:pPrChange>
      </w:pPr>
      <w:ins w:id="574" w:author="Wells, Kellie S                           Export License Required - US Collins" w:date="2023-06-30T09:54:00Z">
        <w:r>
          <w:t xml:space="preserve">This section contains the solutions to the software tasks. </w:t>
        </w:r>
        <w:r w:rsidRPr="00CC5074">
          <w:rPr>
            <w:b/>
            <w:bCs/>
            <w:rPrChange w:id="575" w:author="Wells, Kellie S                           Export License Required - US Collins" w:date="2023-06-30T10:03:00Z">
              <w:rPr>
                <w:b w:val="0"/>
              </w:rPr>
            </w:rPrChange>
          </w:rPr>
          <w:t>Th</w:t>
        </w:r>
      </w:ins>
      <w:ins w:id="576" w:author="Wells, Kellie S                           Export License Required - US Collins" w:date="2023-06-30T09:55:00Z">
        <w:r w:rsidRPr="00CC5074">
          <w:rPr>
            <w:b/>
            <w:bCs/>
            <w:rPrChange w:id="577" w:author="Wells, Kellie S                           Export License Required - US Collins" w:date="2023-06-30T10:03:00Z">
              <w:rPr>
                <w:b w:val="0"/>
              </w:rPr>
            </w:rPrChange>
          </w:rPr>
          <w:t>ese should only been reviewed upon completion of the task, or if the task leader allows.</w:t>
        </w:r>
      </w:ins>
    </w:p>
    <w:p w14:paraId="40A5A390" w14:textId="12DB2D93" w:rsidR="00F83F9F" w:rsidRDefault="00F83F9F" w:rsidP="00F83F9F">
      <w:pPr>
        <w:pStyle w:val="Heading7"/>
        <w:numPr>
          <w:ilvl w:val="6"/>
          <w:numId w:val="11"/>
        </w:numPr>
        <w:rPr>
          <w:ins w:id="578" w:author="Wells, Kellie S                           Export License Required - US Collins" w:date="2023-06-30T09:50:00Z"/>
        </w:rPr>
      </w:pPr>
      <w:ins w:id="579" w:author="Wells, Kellie S                           Export License Required - US Collins" w:date="2023-06-30T09:50:00Z">
        <w:r>
          <w:t>Task</w:t>
        </w:r>
      </w:ins>
      <w:ins w:id="580" w:author="Wells, Kellie S                           Export License Required - US Collins" w:date="2023-06-30T09:51:00Z">
        <w:r>
          <w:t xml:space="preserve"> 1</w:t>
        </w:r>
      </w:ins>
    </w:p>
    <w:p w14:paraId="12EE9DC5" w14:textId="2180B446" w:rsidR="00F83F9F" w:rsidRPr="00CC5074" w:rsidRDefault="00CC5074" w:rsidP="00F83F9F">
      <w:pPr>
        <w:pStyle w:val="BodyText"/>
        <w:rPr>
          <w:ins w:id="581" w:author="Wells, Kellie S                           Export License Required - US Collins" w:date="2023-06-30T09:51:00Z"/>
          <w:rPrChange w:id="582" w:author="Wells, Kellie S                           Export License Required - US Collins" w:date="2023-06-30T10:04:00Z">
            <w:rPr>
              <w:ins w:id="583" w:author="Wells, Kellie S                           Export License Required - US Collins" w:date="2023-06-30T09:51:00Z"/>
              <w:b/>
              <w:bCs/>
            </w:rPr>
          </w:rPrChange>
        </w:rPr>
      </w:pPr>
      <w:ins w:id="584" w:author="Wells, Kellie S                           Export License Required - US Collins" w:date="2023-06-30T10:04:00Z">
        <w:r>
          <w:t>This is the suggested solution to task 1.</w:t>
        </w:r>
      </w:ins>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83F9F" w14:paraId="5B165CC9" w14:textId="77777777" w:rsidTr="00B44214">
        <w:trPr>
          <w:ins w:id="585" w:author="Wells, Kellie S                           Export License Required - US Collins" w:date="2023-06-30T09:51:00Z"/>
        </w:trPr>
        <w:tc>
          <w:tcPr>
            <w:tcW w:w="9628" w:type="dxa"/>
          </w:tcPr>
          <w:p w14:paraId="409A7515" w14:textId="77777777" w:rsidR="00F83F9F" w:rsidRDefault="00F83F9F" w:rsidP="00B44214">
            <w:pPr>
              <w:pStyle w:val="Caption"/>
              <w:keepNext/>
              <w:rPr>
                <w:ins w:id="586" w:author="Wells, Kellie S                           Export License Required - US Collins" w:date="2023-06-30T09:51:00Z"/>
              </w:rPr>
            </w:pPr>
            <w:ins w:id="587" w:author="Wells, Kellie S                           Export License Required - US Collins" w:date="2023-06-30T09:51:00Z">
              <w:r>
                <w:rPr>
                  <w:noProof/>
                </w:rPr>
                <w:drawing>
                  <wp:inline distT="0" distB="0" distL="0" distR="0" wp14:anchorId="058D4DDB" wp14:editId="18F0848E">
                    <wp:extent cx="5259600" cy="3405600"/>
                    <wp:effectExtent l="0" t="0" r="0" b="444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b="13720"/>
                            <a:stretch/>
                          </pic:blipFill>
                          <pic:spPr bwMode="auto">
                            <a:xfrm>
                              <a:off x="0" y="0"/>
                              <a:ext cx="5259600" cy="34056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008A777B" w14:textId="4AFF1B4D" w:rsidR="00F83F9F" w:rsidRDefault="00F83F9F" w:rsidP="00B44214">
            <w:pPr>
              <w:pStyle w:val="Caption"/>
              <w:rPr>
                <w:ins w:id="588" w:author="Wells, Kellie S                           Export License Required - US Collins" w:date="2023-06-30T09:51:00Z"/>
              </w:rPr>
            </w:pPr>
            <w:ins w:id="589" w:author="Wells, Kellie S                           Export License Required - US Collins" w:date="2023-06-30T09:51:00Z">
              <w:r>
                <w:t xml:space="preserve">Figure </w:t>
              </w:r>
              <w:r>
                <w:fldChar w:fldCharType="begin"/>
              </w:r>
              <w:r>
                <w:instrText xml:space="preserve"> SEQ Figure \* ARABIC </w:instrText>
              </w:r>
              <w:r>
                <w:fldChar w:fldCharType="separate"/>
              </w:r>
            </w:ins>
            <w:ins w:id="590" w:author="Richardson, Corey A (GBR)" w:date="2025-06-30T13:07:00Z" w16du:dateUtc="2025-06-30T12:07:00Z">
              <w:r w:rsidR="009B41DC">
                <w:rPr>
                  <w:noProof/>
                </w:rPr>
                <w:t>2121</w:t>
              </w:r>
            </w:ins>
            <w:ins w:id="591" w:author="Wells, Kellie S                           Export License Required - US Collins" w:date="2023-06-30T10:24:00Z">
              <w:del w:id="592" w:author="Richardson, Corey A (GBR)" w:date="2025-06-30T13:07:00Z" w16du:dateUtc="2025-06-30T12:07:00Z">
                <w:r w:rsidR="00AC093B" w:rsidDel="009B41DC">
                  <w:rPr>
                    <w:noProof/>
                  </w:rPr>
                  <w:delText>21</w:delText>
                </w:r>
              </w:del>
            </w:ins>
            <w:ins w:id="593" w:author="Wells, Kellie S                           Export License Required - US Collins" w:date="2023-06-30T09:51:00Z">
              <w:r>
                <w:rPr>
                  <w:noProof/>
                </w:rPr>
                <w:fldChar w:fldCharType="end"/>
              </w:r>
              <w:r>
                <w:t>: Task 1 Solution Code</w:t>
              </w:r>
            </w:ins>
          </w:p>
        </w:tc>
      </w:tr>
    </w:tbl>
    <w:p w14:paraId="2A715B0C" w14:textId="3DCD8D12" w:rsidR="00F83F9F" w:rsidRPr="0074177C" w:rsidRDefault="00F83F9F">
      <w:pPr>
        <w:rPr>
          <w:ins w:id="594" w:author="Wells, Kellie S                           Export License Required - US Collins" w:date="2023-06-30T09:50:00Z"/>
          <w:b/>
          <w:bCs/>
        </w:rPr>
        <w:pPrChange w:id="595" w:author="Wells, Kellie S                           Export License Required - US Collins" w:date="2023-06-30T09:52:00Z">
          <w:pPr>
            <w:pStyle w:val="BodyText"/>
          </w:pPr>
        </w:pPrChange>
      </w:pPr>
      <w:ins w:id="596" w:author="Wells, Kellie S                           Export License Required - US Collins" w:date="2023-06-30T09:51:00Z">
        <w:r>
          <w:br w:type="page"/>
        </w:r>
      </w:ins>
      <w:ins w:id="597" w:author="Wells, Kellie S                           Export License Required - US Collins" w:date="2023-06-30T09:52:00Z">
        <w:r w:rsidRPr="0074177C">
          <w:rPr>
            <w:b/>
            <w:bCs/>
          </w:rPr>
          <w:lastRenderedPageBreak/>
          <w:t xml:space="preserve"> </w:t>
        </w:r>
      </w:ins>
    </w:p>
    <w:p w14:paraId="6B0E1B95" w14:textId="020B3331" w:rsidR="00F83F9F" w:rsidRDefault="00F83F9F">
      <w:pPr>
        <w:pStyle w:val="Heading7"/>
        <w:rPr>
          <w:ins w:id="598" w:author="Wells, Kellie S                           Export License Required - US Collins" w:date="2023-06-30T09:52:00Z"/>
        </w:rPr>
      </w:pPr>
      <w:ins w:id="599" w:author="Wells, Kellie S                           Export License Required - US Collins" w:date="2023-06-30T09:52:00Z">
        <w:r>
          <w:t>Task 2 – Extension task</w:t>
        </w:r>
      </w:ins>
    </w:p>
    <w:p w14:paraId="79BE4A53" w14:textId="59B5FE29" w:rsidR="00F83F9F" w:rsidRDefault="00F83F9F" w:rsidP="00F83F9F">
      <w:pPr>
        <w:rPr>
          <w:ins w:id="600" w:author="Wells, Kellie S                           Export License Required - US Collins" w:date="2023-06-30T09:52:00Z"/>
        </w:rPr>
      </w:pPr>
    </w:p>
    <w:p w14:paraId="14363D14" w14:textId="50E30FB2" w:rsidR="00F83F9F" w:rsidRPr="00CC5074" w:rsidRDefault="00CC5074" w:rsidP="00F83F9F">
      <w:pPr>
        <w:pStyle w:val="BodyText"/>
        <w:rPr>
          <w:ins w:id="601" w:author="Wells, Kellie S                           Export License Required - US Collins" w:date="2023-06-30T09:52:00Z"/>
          <w:rPrChange w:id="602" w:author="Wells, Kellie S                           Export License Required - US Collins" w:date="2023-06-30T10:04:00Z">
            <w:rPr>
              <w:ins w:id="603" w:author="Wells, Kellie S                           Export License Required - US Collins" w:date="2023-06-30T09:52:00Z"/>
              <w:b/>
              <w:bCs/>
            </w:rPr>
          </w:rPrChange>
        </w:rPr>
      </w:pPr>
      <w:ins w:id="604" w:author="Wells, Kellie S                           Export License Required - US Collins" w:date="2023-06-30T10:04:00Z">
        <w:r>
          <w:t>This is the suggested so</w:t>
        </w:r>
      </w:ins>
      <w:ins w:id="605" w:author="Wells, Kellie S                           Export License Required - US Collins" w:date="2023-06-30T10:05:00Z">
        <w:r>
          <w:t>lution to task 2.</w:t>
        </w:r>
      </w:ins>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83F9F" w14:paraId="16325FD6" w14:textId="77777777" w:rsidTr="00B44214">
        <w:trPr>
          <w:ins w:id="606" w:author="Wells, Kellie S                           Export License Required - US Collins" w:date="2023-06-30T09:52:00Z"/>
        </w:trPr>
        <w:tc>
          <w:tcPr>
            <w:tcW w:w="9628" w:type="dxa"/>
          </w:tcPr>
          <w:p w14:paraId="7FD1E388" w14:textId="3AEEFD20" w:rsidR="00F83F9F" w:rsidRDefault="00F83F9F" w:rsidP="00B44214">
            <w:pPr>
              <w:pStyle w:val="BodyText"/>
              <w:keepNext/>
              <w:ind w:left="0"/>
              <w:jc w:val="center"/>
              <w:rPr>
                <w:ins w:id="607" w:author="Wells, Kellie S                           Export License Required - US Collins" w:date="2023-06-30T09:52:00Z"/>
              </w:rPr>
            </w:pPr>
            <w:ins w:id="608" w:author="Wells, Kellie S                           Export License Required - US Collins" w:date="2023-06-30T09:52:00Z">
              <w:r>
                <w:rPr>
                  <w:noProof/>
                </w:rPr>
                <w:drawing>
                  <wp:inline distT="0" distB="0" distL="0" distR="0" wp14:anchorId="25934B24" wp14:editId="1EB678F9">
                    <wp:extent cx="5259600" cy="64980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9600" cy="6498000"/>
                            </a:xfrm>
                            <a:prstGeom prst="rect">
                              <a:avLst/>
                            </a:prstGeom>
                            <a:noFill/>
                            <a:ln>
                              <a:noFill/>
                            </a:ln>
                          </pic:spPr>
                        </pic:pic>
                      </a:graphicData>
                    </a:graphic>
                  </wp:inline>
                </w:drawing>
              </w:r>
            </w:ins>
          </w:p>
          <w:p w14:paraId="3212CC3F" w14:textId="72523BF9" w:rsidR="00F83F9F" w:rsidRDefault="00F83F9F" w:rsidP="00B44214">
            <w:pPr>
              <w:pStyle w:val="Caption"/>
              <w:rPr>
                <w:ins w:id="609" w:author="Wells, Kellie S                           Export License Required - US Collins" w:date="2023-06-30T09:52:00Z"/>
              </w:rPr>
            </w:pPr>
            <w:ins w:id="610" w:author="Wells, Kellie S                           Export License Required - US Collins" w:date="2023-06-30T09:52:00Z">
              <w:r>
                <w:t xml:space="preserve">Figure </w:t>
              </w:r>
              <w:r>
                <w:fldChar w:fldCharType="begin"/>
              </w:r>
              <w:r>
                <w:instrText xml:space="preserve"> SEQ Figure \* ARABIC </w:instrText>
              </w:r>
              <w:r>
                <w:fldChar w:fldCharType="separate"/>
              </w:r>
            </w:ins>
            <w:ins w:id="611" w:author="Richardson, Corey A (GBR)" w:date="2025-06-30T13:07:00Z" w16du:dateUtc="2025-06-30T12:07:00Z">
              <w:r w:rsidR="009B41DC">
                <w:rPr>
                  <w:noProof/>
                </w:rPr>
                <w:t>2222</w:t>
              </w:r>
            </w:ins>
            <w:ins w:id="612" w:author="Wells, Kellie S                           Export License Required - US Collins" w:date="2023-06-30T10:24:00Z">
              <w:del w:id="613" w:author="Richardson, Corey A (GBR)" w:date="2025-06-30T13:07:00Z" w16du:dateUtc="2025-06-30T12:07:00Z">
                <w:r w:rsidR="00AC093B" w:rsidDel="009B41DC">
                  <w:rPr>
                    <w:noProof/>
                  </w:rPr>
                  <w:delText>22</w:delText>
                </w:r>
              </w:del>
            </w:ins>
            <w:ins w:id="614" w:author="Wells, Kellie S                           Export License Required - US Collins" w:date="2023-06-30T09:52:00Z">
              <w:r>
                <w:rPr>
                  <w:noProof/>
                </w:rPr>
                <w:fldChar w:fldCharType="end"/>
              </w:r>
              <w:r>
                <w:rPr>
                  <w:noProof/>
                </w:rPr>
                <w:t>: Task 2 (Extension) Solution Code</w:t>
              </w:r>
            </w:ins>
          </w:p>
        </w:tc>
      </w:tr>
    </w:tbl>
    <w:p w14:paraId="436FC055" w14:textId="77777777" w:rsidR="00F83F9F" w:rsidRPr="00F83F9F" w:rsidRDefault="00F83F9F">
      <w:pPr>
        <w:pStyle w:val="BodyText"/>
        <w:rPr>
          <w:ins w:id="615" w:author="Wells, Kellie S                           Export License Required - US Collins" w:date="2023-06-30T09:51:00Z"/>
        </w:rPr>
        <w:pPrChange w:id="616" w:author="Wells, Kellie S                           Export License Required - US Collins" w:date="2023-06-30T09:52:00Z">
          <w:pPr>
            <w:pStyle w:val="Heading7"/>
          </w:pPr>
        </w:pPrChange>
      </w:pPr>
    </w:p>
    <w:p w14:paraId="3A21A944" w14:textId="77777777" w:rsidR="00F83F9F" w:rsidRPr="00F83F9F" w:rsidRDefault="00F83F9F">
      <w:pPr>
        <w:pStyle w:val="BodyText"/>
        <w:rPr>
          <w:ins w:id="617" w:author="Wells, Kellie S                           Export License Required - US Collins" w:date="2023-06-30T09:49:00Z"/>
        </w:rPr>
        <w:pPrChange w:id="618" w:author="Wells, Kellie S                           Export License Required - US Collins" w:date="2023-06-30T09:50:00Z">
          <w:pPr>
            <w:pStyle w:val="Heading7"/>
            <w:numPr>
              <w:numId w:val="11"/>
            </w:numPr>
          </w:pPr>
        </w:pPrChange>
      </w:pPr>
    </w:p>
    <w:p w14:paraId="7FB0881F" w14:textId="6D40729B" w:rsidR="00F83F9F" w:rsidRPr="006218F1" w:rsidDel="00F83F9F" w:rsidRDefault="00F83F9F" w:rsidP="00150A41">
      <w:pPr>
        <w:pStyle w:val="BodyText"/>
        <w:rPr>
          <w:del w:id="619" w:author="Wells, Kellie S                           Export License Required - US Collins" w:date="2023-06-30T09:52:00Z"/>
          <w:b/>
          <w:bCs/>
          <w:sz w:val="17"/>
          <w:szCs w:val="17"/>
        </w:rPr>
      </w:pPr>
      <w:bookmarkStart w:id="620" w:name="_Toc76567644"/>
      <w:bookmarkEnd w:id="620"/>
    </w:p>
    <w:p w14:paraId="7E96556F" w14:textId="303ADF4F" w:rsidR="006F411A" w:rsidRPr="006F411A" w:rsidDel="00F83F9F" w:rsidRDefault="00B32442" w:rsidP="00F83F9F">
      <w:pPr>
        <w:pStyle w:val="Heading1"/>
        <w:rPr>
          <w:del w:id="621" w:author="Wells, Kellie S                           Export License Required - US Collins" w:date="2023-06-30T09:50:00Z"/>
        </w:rPr>
      </w:pPr>
      <w:bookmarkStart w:id="622" w:name="_Toc138945137"/>
      <w:del w:id="623" w:author="Wells, Kellie S                           Export License Required - US Collins" w:date="2023-06-30T09:50:00Z">
        <w:r w:rsidDel="00F83F9F">
          <w:lastRenderedPageBreak/>
          <w:delText>Solution Code</w:delText>
        </w:r>
        <w:bookmarkEnd w:id="622"/>
      </w:del>
    </w:p>
    <w:p w14:paraId="25000618" w14:textId="1B9D1091" w:rsidR="006F411A" w:rsidRPr="0074177C" w:rsidDel="00F83F9F" w:rsidRDefault="000F2AC9" w:rsidP="006F411A">
      <w:pPr>
        <w:pStyle w:val="BodyText"/>
        <w:rPr>
          <w:del w:id="624" w:author="Wells, Kellie S                           Export License Required - US Collins" w:date="2023-06-30T09:50:00Z"/>
          <w:b/>
          <w:bCs/>
        </w:rPr>
      </w:pPr>
      <w:del w:id="625" w:author="Wells, Kellie S                           Export License Required - US Collins" w:date="2023-06-30T09:50:00Z">
        <w:r w:rsidDel="00F83F9F">
          <w:rPr>
            <w:b/>
            <w:bCs/>
          </w:rPr>
          <w:delText>NOTE: Do not read this page until you have completed the task!</w:delText>
        </w:r>
      </w:del>
    </w:p>
    <w:p w14:paraId="13C5428D" w14:textId="66D4DFA3" w:rsidR="00A84007" w:rsidDel="00F83F9F" w:rsidRDefault="000F2AC9" w:rsidP="00B32442">
      <w:pPr>
        <w:pStyle w:val="Heading2"/>
        <w:rPr>
          <w:del w:id="626" w:author="Wells, Kellie S                           Export License Required - US Collins" w:date="2023-06-30T09:50:00Z"/>
        </w:rPr>
      </w:pPr>
      <w:bookmarkStart w:id="627" w:name="_Toc138945138"/>
      <w:del w:id="628" w:author="Wells, Kellie S                           Export License Required - US Collins" w:date="2023-06-30T09:50:00Z">
        <w:r w:rsidDel="00F83F9F">
          <w:delText>Task 1</w:delText>
        </w:r>
        <w:bookmarkEnd w:id="627"/>
      </w:del>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F411A" w:rsidDel="00F83F9F" w14:paraId="026AD0D1" w14:textId="1192DF3E" w:rsidTr="00D37DE1">
        <w:trPr>
          <w:del w:id="629" w:author="Wells, Kellie S                           Export License Required - US Collins" w:date="2023-06-30T09:50:00Z"/>
        </w:trPr>
        <w:tc>
          <w:tcPr>
            <w:tcW w:w="9628" w:type="dxa"/>
          </w:tcPr>
          <w:p w14:paraId="5DE88AB1" w14:textId="29D33FD5" w:rsidR="006F411A" w:rsidDel="00F83F9F" w:rsidRDefault="00D37DE1" w:rsidP="00D37DE1">
            <w:pPr>
              <w:pStyle w:val="Caption"/>
              <w:keepNext/>
              <w:rPr>
                <w:del w:id="630" w:author="Wells, Kellie S                           Export License Required - US Collins" w:date="2023-06-30T09:50:00Z"/>
              </w:rPr>
            </w:pPr>
            <w:del w:id="631" w:author="Wells, Kellie S                           Export License Required - US Collins" w:date="2023-06-30T09:50:00Z">
              <w:r w:rsidDel="00F83F9F">
                <w:rPr>
                  <w:b w:val="0"/>
                  <w:noProof/>
                </w:rPr>
                <w:drawing>
                  <wp:inline distT="0" distB="0" distL="0" distR="0" wp14:anchorId="5B0EB296" wp14:editId="26BA2A85">
                    <wp:extent cx="5259600" cy="340560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9">
                              <a:extLst>
                                <a:ext uri="{28A0092B-C50C-407E-A947-70E740481C1C}">
                                  <a14:useLocalDpi xmlns:a14="http://schemas.microsoft.com/office/drawing/2010/main" val="0"/>
                                </a:ext>
                              </a:extLst>
                            </a:blip>
                            <a:srcRect b="13720"/>
                            <a:stretch/>
                          </pic:blipFill>
                          <pic:spPr bwMode="auto">
                            <a:xfrm>
                              <a:off x="0" y="0"/>
                              <a:ext cx="5259600" cy="34056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2A44152" w14:textId="0986C07B" w:rsidR="006F411A" w:rsidDel="00F83F9F" w:rsidRDefault="006F411A" w:rsidP="006F411A">
            <w:pPr>
              <w:pStyle w:val="Caption"/>
              <w:rPr>
                <w:del w:id="632" w:author="Wells, Kellie S                           Export License Required - US Collins" w:date="2023-06-30T09:50:00Z"/>
              </w:rPr>
            </w:pPr>
            <w:bookmarkStart w:id="633" w:name="_Toc138945162"/>
            <w:del w:id="634" w:author="Wells, Kellie S                           Export License Required - US Collins" w:date="2023-06-30T09:50:00Z">
              <w:r w:rsidDel="00F83F9F">
                <w:delText xml:space="preserve">Figure </w:delText>
              </w:r>
              <w:r w:rsidR="009B41DC" w:rsidDel="00F83F9F">
                <w:rPr>
                  <w:b w:val="0"/>
                </w:rPr>
                <w:fldChar w:fldCharType="begin"/>
              </w:r>
              <w:r w:rsidR="009B41DC" w:rsidDel="00F83F9F">
                <w:delInstrText xml:space="preserve"> SEQ Figure \* ARABIC </w:delInstrText>
              </w:r>
              <w:r w:rsidR="009B41DC" w:rsidDel="00F83F9F">
                <w:rPr>
                  <w:b w:val="0"/>
                </w:rPr>
                <w:fldChar w:fldCharType="separate"/>
              </w:r>
            </w:del>
            <w:del w:id="635" w:author="Wells, Kellie S                           Export License Required - US Collins" w:date="2023-06-29T17:45:00Z">
              <w:r w:rsidR="005C5263" w:rsidDel="009371EE">
                <w:rPr>
                  <w:noProof/>
                </w:rPr>
                <w:delText>16</w:delText>
              </w:r>
            </w:del>
            <w:del w:id="636" w:author="Wells, Kellie S                           Export License Required - US Collins" w:date="2023-06-30T09:50:00Z">
              <w:r w:rsidR="009B41DC" w:rsidDel="00F83F9F">
                <w:rPr>
                  <w:b w:val="0"/>
                  <w:noProof/>
                </w:rPr>
                <w:fldChar w:fldCharType="end"/>
              </w:r>
              <w:r w:rsidDel="00F83F9F">
                <w:delText>: Task 1 Solution Code</w:delText>
              </w:r>
              <w:bookmarkEnd w:id="633"/>
            </w:del>
          </w:p>
        </w:tc>
      </w:tr>
    </w:tbl>
    <w:p w14:paraId="46CDDAD1" w14:textId="4FFD4254" w:rsidR="008D2009" w:rsidDel="00F83F9F" w:rsidRDefault="008D2009">
      <w:pPr>
        <w:rPr>
          <w:del w:id="637" w:author="Wells, Kellie S                           Export License Required - US Collins" w:date="2023-06-30T09:50:00Z"/>
        </w:rPr>
      </w:pPr>
      <w:del w:id="638" w:author="Wells, Kellie S                           Export License Required - US Collins" w:date="2023-06-30T09:50:00Z">
        <w:r w:rsidDel="00F83F9F">
          <w:br w:type="page"/>
        </w:r>
      </w:del>
    </w:p>
    <w:p w14:paraId="64C5B5D6" w14:textId="41E6767E" w:rsidR="006F411A" w:rsidDel="00F83F9F" w:rsidRDefault="006F411A" w:rsidP="008D2009">
      <w:pPr>
        <w:pStyle w:val="BodyText"/>
        <w:ind w:left="0"/>
        <w:rPr>
          <w:del w:id="639" w:author="Wells, Kellie S                           Export License Required - US Collins" w:date="2023-06-30T09:50:00Z"/>
        </w:rPr>
      </w:pPr>
    </w:p>
    <w:p w14:paraId="656E3A00" w14:textId="7A25F427" w:rsidR="000F2AC9" w:rsidDel="00F83F9F" w:rsidRDefault="000F2AC9" w:rsidP="006222F9">
      <w:pPr>
        <w:pStyle w:val="Heading2"/>
        <w:rPr>
          <w:del w:id="640" w:author="Wells, Kellie S                           Export License Required - US Collins" w:date="2023-06-30T09:50:00Z"/>
        </w:rPr>
      </w:pPr>
      <w:bookmarkStart w:id="641" w:name="_Toc138945139"/>
      <w:del w:id="642" w:author="Wells, Kellie S                           Export License Required - US Collins" w:date="2023-06-30T09:50:00Z">
        <w:r w:rsidDel="00F83F9F">
          <w:delText>Task 2 (Extension)</w:delText>
        </w:r>
        <w:bookmarkEnd w:id="641"/>
      </w:del>
    </w:p>
    <w:p w14:paraId="2DD4BF15" w14:textId="331CDB0E" w:rsidR="006F411A" w:rsidRPr="006F411A" w:rsidDel="00F83F9F" w:rsidRDefault="006F411A" w:rsidP="006F411A">
      <w:pPr>
        <w:pStyle w:val="BodyText"/>
        <w:rPr>
          <w:del w:id="643" w:author="Wells, Kellie S                           Export License Required - US Collins" w:date="2023-06-30T09:50:00Z"/>
          <w:b/>
          <w:bCs/>
        </w:rPr>
      </w:pPr>
      <w:del w:id="644" w:author="Wells, Kellie S                           Export License Required - US Collins" w:date="2023-06-30T09:50:00Z">
        <w:r w:rsidDel="00F83F9F">
          <w:rPr>
            <w:b/>
            <w:bCs/>
          </w:rPr>
          <w:delText>NOTE: Do not read this page until you have completed the task!</w:delText>
        </w:r>
      </w:del>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6F411A" w:rsidDel="00F83F9F" w14:paraId="7F4F205F" w14:textId="659A85B6" w:rsidTr="00D37DE1">
        <w:trPr>
          <w:del w:id="645" w:author="Wells, Kellie S                           Export License Required - US Collins" w:date="2023-06-30T09:50:00Z"/>
        </w:trPr>
        <w:tc>
          <w:tcPr>
            <w:tcW w:w="9628" w:type="dxa"/>
          </w:tcPr>
          <w:p w14:paraId="0B4040F4" w14:textId="2EBE070F" w:rsidR="006F411A" w:rsidDel="00F83F9F" w:rsidRDefault="00D37DE1" w:rsidP="006F411A">
            <w:pPr>
              <w:pStyle w:val="BodyText"/>
              <w:keepNext/>
              <w:ind w:left="0"/>
              <w:jc w:val="center"/>
              <w:rPr>
                <w:del w:id="646" w:author="Wells, Kellie S                           Export License Required - US Collins" w:date="2023-06-30T09:50:00Z"/>
              </w:rPr>
            </w:pPr>
            <w:del w:id="647" w:author="Wells, Kellie S                           Export License Required - US Collins" w:date="2023-06-30T09:50:00Z">
              <w:r w:rsidDel="00F83F9F">
                <w:rPr>
                  <w:noProof/>
                </w:rPr>
                <w:drawing>
                  <wp:inline distT="0" distB="0" distL="0" distR="0" wp14:anchorId="5DF78065" wp14:editId="4EFDF04E">
                    <wp:extent cx="5259600" cy="649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9600" cy="6498000"/>
                            </a:xfrm>
                            <a:prstGeom prst="rect">
                              <a:avLst/>
                            </a:prstGeom>
                            <a:noFill/>
                            <a:ln>
                              <a:noFill/>
                            </a:ln>
                          </pic:spPr>
                        </pic:pic>
                      </a:graphicData>
                    </a:graphic>
                  </wp:inline>
                </w:drawing>
              </w:r>
            </w:del>
          </w:p>
          <w:p w14:paraId="59F74CEE" w14:textId="4493651B" w:rsidR="006F411A" w:rsidDel="00F83F9F" w:rsidRDefault="006F411A" w:rsidP="006F411A">
            <w:pPr>
              <w:pStyle w:val="Caption"/>
              <w:rPr>
                <w:del w:id="648" w:author="Wells, Kellie S                           Export License Required - US Collins" w:date="2023-06-30T09:50:00Z"/>
              </w:rPr>
            </w:pPr>
            <w:bookmarkStart w:id="649" w:name="_Toc138945163"/>
            <w:del w:id="650" w:author="Wells, Kellie S                           Export License Required - US Collins" w:date="2023-06-30T09:50:00Z">
              <w:r w:rsidDel="00F83F9F">
                <w:delText xml:space="preserve">Figure </w:delText>
              </w:r>
              <w:r w:rsidR="009B41DC" w:rsidDel="00F83F9F">
                <w:rPr>
                  <w:b w:val="0"/>
                </w:rPr>
                <w:fldChar w:fldCharType="begin"/>
              </w:r>
              <w:r w:rsidR="009B41DC" w:rsidDel="00F83F9F">
                <w:delInstrText xml:space="preserve"> SEQ Figure \* ARABIC </w:delInstrText>
              </w:r>
              <w:r w:rsidR="009B41DC" w:rsidDel="00F83F9F">
                <w:rPr>
                  <w:b w:val="0"/>
                </w:rPr>
                <w:fldChar w:fldCharType="separate"/>
              </w:r>
            </w:del>
            <w:del w:id="651" w:author="Wells, Kellie S                           Export License Required - US Collins" w:date="2023-06-29T17:45:00Z">
              <w:r w:rsidR="005C5263" w:rsidDel="009371EE">
                <w:rPr>
                  <w:noProof/>
                </w:rPr>
                <w:delText>17</w:delText>
              </w:r>
            </w:del>
            <w:del w:id="652" w:author="Wells, Kellie S                           Export License Required - US Collins" w:date="2023-06-30T09:50:00Z">
              <w:r w:rsidR="009B41DC" w:rsidDel="00F83F9F">
                <w:rPr>
                  <w:b w:val="0"/>
                  <w:noProof/>
                </w:rPr>
                <w:fldChar w:fldCharType="end"/>
              </w:r>
              <w:r w:rsidDel="00F83F9F">
                <w:rPr>
                  <w:noProof/>
                </w:rPr>
                <w:delText>: Task 2 (Extension) Solution Code</w:delText>
              </w:r>
              <w:bookmarkEnd w:id="649"/>
            </w:del>
          </w:p>
        </w:tc>
      </w:tr>
    </w:tbl>
    <w:p w14:paraId="33D8DD62" w14:textId="595890F7" w:rsidR="008D2009" w:rsidDel="00F83F9F" w:rsidRDefault="008D2009" w:rsidP="008D2009">
      <w:pPr>
        <w:pStyle w:val="BodyText"/>
        <w:ind w:left="0"/>
        <w:rPr>
          <w:del w:id="653" w:author="Wells, Kellie S                           Export License Required - US Collins" w:date="2023-06-30T09:52:00Z"/>
        </w:rPr>
      </w:pPr>
    </w:p>
    <w:p w14:paraId="413DED76" w14:textId="5E2E9175" w:rsidR="006F411A" w:rsidRPr="006F411A" w:rsidDel="00F83F9F" w:rsidRDefault="008D2009" w:rsidP="008D2009">
      <w:pPr>
        <w:rPr>
          <w:del w:id="654" w:author="Wells, Kellie S                           Export License Required - US Collins" w:date="2023-06-30T09:52:00Z"/>
        </w:rPr>
      </w:pPr>
      <w:del w:id="655" w:author="Wells, Kellie S                           Export License Required - US Collins" w:date="2023-06-30T09:52:00Z">
        <w:r w:rsidDel="00F83F9F">
          <w:br w:type="page"/>
        </w:r>
      </w:del>
    </w:p>
    <w:p w14:paraId="62882AC9" w14:textId="3BE079C2" w:rsidR="00F83F9F" w:rsidRDefault="00F83F9F" w:rsidP="00F83F9F">
      <w:pPr>
        <w:pStyle w:val="Heading7"/>
      </w:pPr>
      <w:bookmarkStart w:id="656" w:name="_Toc138945140"/>
      <w:r>
        <w:lastRenderedPageBreak/>
        <w:t>Transmission Code</w:t>
      </w:r>
    </w:p>
    <w:p w14:paraId="2DABCC0A" w14:textId="77777777" w:rsidR="00CC5074" w:rsidRPr="00CC5074" w:rsidRDefault="00CC5074">
      <w:pPr>
        <w:pStyle w:val="BodyText"/>
        <w:pPrChange w:id="657" w:author="Wells, Kellie S                           Export License Required - US Collins" w:date="2023-06-30T09:54:00Z">
          <w:pPr>
            <w:pStyle w:val="Heading7"/>
          </w:pPr>
        </w:pPrChange>
      </w:pPr>
    </w:p>
    <w:p w14:paraId="3467CDE8" w14:textId="7D4AA1DC" w:rsidR="00F83F9F" w:rsidRDefault="00B6382D" w:rsidP="00F83F9F">
      <w:pPr>
        <w:pStyle w:val="BodyText"/>
      </w:pPr>
      <w:r>
        <w:t>F</w:t>
      </w:r>
      <w:r w:rsidR="00F83F9F">
        <w:t>or the micro:bit to receive a message, there must also be a micro:bit in range transmitting a message.</w:t>
      </w:r>
    </w:p>
    <w:p w14:paraId="0D53140D" w14:textId="6D507779" w:rsidR="00F83F9F" w:rsidRDefault="00F83F9F" w:rsidP="00F83F9F">
      <w:pPr>
        <w:pStyle w:val="BodyText"/>
      </w:pPr>
      <w:del w:id="658" w:author="Wells, Kellie S                           Export License Required - US Collins" w:date="2023-06-30T10:05:00Z">
        <w:r w:rsidDel="00B6382D">
          <w:delText>Load the following</w:delText>
        </w:r>
      </w:del>
      <w:ins w:id="659" w:author="Wells, Kellie S                           Export License Required - US Collins" w:date="2023-06-30T10:05:00Z">
        <w:r w:rsidR="00B6382D">
          <w:t>This is the suggested</w:t>
        </w:r>
      </w:ins>
      <w:r>
        <w:t xml:space="preserve"> code </w:t>
      </w:r>
      <w:ins w:id="660" w:author="Wells, Kellie S                           Export License Required - US Collins" w:date="2023-06-30T10:06:00Z">
        <w:r w:rsidR="00B6382D">
          <w:t xml:space="preserve">to flash </w:t>
        </w:r>
      </w:ins>
      <w:r>
        <w:t xml:space="preserve">onto a micro:bit, being sure to set the </w:t>
      </w:r>
      <w:r>
        <w:rPr>
          <w:b/>
          <w:bCs/>
        </w:rPr>
        <w:t xml:space="preserve">SECRET </w:t>
      </w:r>
      <w:r>
        <w:t xml:space="preserve">and </w:t>
      </w:r>
      <w:r>
        <w:rPr>
          <w:b/>
          <w:bCs/>
        </w:rPr>
        <w:t xml:space="preserve">SHIFT </w:t>
      </w:r>
      <w:r>
        <w:t xml:space="preserve">values to the values </w:t>
      </w:r>
      <w:del w:id="661" w:author="Wells, Kellie S                           Export License Required - US Collins" w:date="2023-06-30T10:06:00Z">
        <w:r w:rsidDel="00B6382D">
          <w:delText xml:space="preserve">described </w:delText>
        </w:r>
      </w:del>
      <w:ins w:id="662" w:author="Wells, Kellie S                           Export License Required - US Collins" w:date="2023-06-30T10:06:00Z">
        <w:r w:rsidR="00B6382D">
          <w:t>calculated in</w:t>
        </w:r>
      </w:ins>
      <w:del w:id="663" w:author="Wells, Kellie S                           Export License Required - US Collins" w:date="2023-06-30T10:06:00Z">
        <w:r w:rsidDel="00B6382D">
          <w:delText xml:space="preserve">by the </w:delText>
        </w:r>
        <w:r w:rsidDel="00B6382D">
          <w:rPr>
            <w:i/>
            <w:iCs/>
          </w:rPr>
          <w:delText>Digital Treasure Hunt</w:delText>
        </w:r>
        <w:r w:rsidDel="00B6382D">
          <w:delText xml:space="preserve"> in</w:delText>
        </w:r>
      </w:del>
      <w:r>
        <w:t xml:space="preserve"> </w:t>
      </w:r>
      <w:ins w:id="664" w:author="Wells, Kellie S                           Export License Required - US Collins" w:date="2023-06-30T10:05:00Z">
        <w:r w:rsidR="00B6382D">
          <w:fldChar w:fldCharType="begin"/>
        </w:r>
        <w:r w:rsidR="00B6382D">
          <w:instrText xml:space="preserve"> REF _Ref138937932 \n \h </w:instrText>
        </w:r>
      </w:ins>
      <w:r w:rsidR="00B6382D">
        <w:fldChar w:fldCharType="separate"/>
      </w:r>
      <w:ins w:id="665" w:author="Richardson, Corey A (GBR)" w:date="2025-06-30T13:07:00Z" w16du:dateUtc="2025-06-30T12:07:00Z">
        <w:r w:rsidR="009B41DC">
          <w:t>3.7</w:t>
        </w:r>
      </w:ins>
      <w:ins w:id="666" w:author="Wells, Kellie S                           Export License Required - US Collins" w:date="2023-06-30T10:05:00Z">
        <w:r w:rsidR="00B6382D">
          <w:fldChar w:fldCharType="end"/>
        </w:r>
        <w:r w:rsidR="00B6382D">
          <w:t>.</w:t>
        </w:r>
      </w:ins>
      <w:del w:id="667" w:author="Wells, Kellie S                           Export License Required - US Collins" w:date="2023-06-30T10:05:00Z">
        <w:r w:rsidRPr="006222F9" w:rsidDel="00B6382D">
          <w:rPr>
            <w:b/>
            <w:bCs/>
          </w:rPr>
          <w:delText>[</w:delText>
        </w:r>
        <w:r w:rsidDel="00B6382D">
          <w:rPr>
            <w:b/>
            <w:bCs/>
          </w:rPr>
          <w:delText xml:space="preserve">Section 3.7 </w:delText>
        </w:r>
        <w:r w:rsidRPr="0074177C" w:rsidDel="00B6382D">
          <w:rPr>
            <w:b/>
            <w:bCs/>
          </w:rPr>
          <w:fldChar w:fldCharType="begin"/>
        </w:r>
        <w:r w:rsidRPr="0074177C" w:rsidDel="00B6382D">
          <w:rPr>
            <w:b/>
            <w:bCs/>
          </w:rPr>
          <w:delInstrText xml:space="preserve"> REF _Ref138937932 \h </w:delInstrText>
        </w:r>
        <w:r w:rsidDel="00B6382D">
          <w:rPr>
            <w:b/>
            <w:bCs/>
          </w:rPr>
          <w:delInstrText xml:space="preserve"> \* MERGEFORMAT </w:delInstrText>
        </w:r>
        <w:r w:rsidRPr="0074177C" w:rsidDel="00B6382D">
          <w:rPr>
            <w:b/>
            <w:bCs/>
          </w:rPr>
        </w:r>
        <w:r w:rsidRPr="0074177C" w:rsidDel="00B6382D">
          <w:rPr>
            <w:b/>
            <w:bCs/>
          </w:rPr>
          <w:fldChar w:fldCharType="separate"/>
        </w:r>
        <w:r w:rsidRPr="00B44214" w:rsidDel="00B6382D">
          <w:rPr>
            <w:b/>
            <w:bCs/>
          </w:rPr>
          <w:delText>Digital Treasure Hunt</w:delText>
        </w:r>
        <w:r w:rsidDel="00B6382D">
          <w:delText xml:space="preserve"> </w:delText>
        </w:r>
        <w:r w:rsidRPr="00B44214" w:rsidDel="00B6382D">
          <w:rPr>
            <w:b/>
            <w:bCs/>
          </w:rPr>
          <w:delText>to Decode the Message</w:delText>
        </w:r>
        <w:r w:rsidRPr="0074177C" w:rsidDel="00B6382D">
          <w:rPr>
            <w:b/>
            <w:bCs/>
          </w:rPr>
          <w:fldChar w:fldCharType="end"/>
        </w:r>
        <w:r w:rsidRPr="0074177C" w:rsidDel="00B6382D">
          <w:rPr>
            <w:b/>
            <w:bCs/>
          </w:rPr>
          <w:delText>]</w:delText>
        </w:r>
        <w:r w:rsidRPr="0074177C" w:rsidDel="00B6382D">
          <w:delText>.</w:delText>
        </w:r>
      </w:del>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83F9F" w14:paraId="7E310EE4" w14:textId="77777777" w:rsidTr="00B44214">
        <w:tc>
          <w:tcPr>
            <w:tcW w:w="9628" w:type="dxa"/>
          </w:tcPr>
          <w:p w14:paraId="4734F73C" w14:textId="77777777" w:rsidR="00F83F9F" w:rsidRDefault="00F83F9F" w:rsidP="00B44214">
            <w:pPr>
              <w:pStyle w:val="BodyText"/>
              <w:keepNext/>
              <w:ind w:left="0"/>
              <w:jc w:val="center"/>
            </w:pPr>
            <w:r>
              <w:rPr>
                <w:noProof/>
              </w:rPr>
              <w:drawing>
                <wp:inline distT="0" distB="0" distL="0" distR="0" wp14:anchorId="3B1529E1" wp14:editId="35F469B1">
                  <wp:extent cx="5259600" cy="46296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9600" cy="4629600"/>
                          </a:xfrm>
                          <a:prstGeom prst="rect">
                            <a:avLst/>
                          </a:prstGeom>
                          <a:noFill/>
                          <a:ln>
                            <a:noFill/>
                          </a:ln>
                        </pic:spPr>
                      </pic:pic>
                    </a:graphicData>
                  </a:graphic>
                </wp:inline>
              </w:drawing>
            </w:r>
          </w:p>
          <w:p w14:paraId="55FDA1B2" w14:textId="1682C195" w:rsidR="00F83F9F" w:rsidRDefault="00F83F9F" w:rsidP="00B44214">
            <w:pPr>
              <w:pStyle w:val="Caption"/>
            </w:pPr>
            <w:r>
              <w:t xml:space="preserve">Figure </w:t>
            </w:r>
            <w:r>
              <w:fldChar w:fldCharType="begin"/>
            </w:r>
            <w:r>
              <w:instrText xml:space="preserve"> SEQ Figure \* ARABIC </w:instrText>
            </w:r>
            <w:r>
              <w:fldChar w:fldCharType="separate"/>
            </w:r>
            <w:ins w:id="668" w:author="Richardson, Corey A (GBR)" w:date="2025-06-30T13:07:00Z" w16du:dateUtc="2025-06-30T12:07:00Z">
              <w:r w:rsidR="009B41DC">
                <w:rPr>
                  <w:noProof/>
                </w:rPr>
                <w:t>2323</w:t>
              </w:r>
            </w:ins>
            <w:del w:id="669" w:author="Richardson, Corey A (GBR)" w:date="2025-06-30T13:07:00Z" w16du:dateUtc="2025-06-30T12:07:00Z">
              <w:r w:rsidDel="009B41DC">
                <w:rPr>
                  <w:noProof/>
                </w:rPr>
                <w:delText>23</w:delText>
              </w:r>
            </w:del>
            <w:r>
              <w:rPr>
                <w:noProof/>
              </w:rPr>
              <w:fldChar w:fldCharType="end"/>
            </w:r>
            <w:r>
              <w:t>: Transmitter Code</w:t>
            </w:r>
          </w:p>
        </w:tc>
      </w:tr>
    </w:tbl>
    <w:p w14:paraId="20F98072" w14:textId="77777777" w:rsidR="00F83F9F" w:rsidRPr="00F83F9F" w:rsidRDefault="00F83F9F">
      <w:pPr>
        <w:pStyle w:val="BodyText"/>
        <w:pPrChange w:id="670" w:author="Wells, Kellie S                           Export License Required - US Collins" w:date="2023-06-30T09:54:00Z">
          <w:pPr>
            <w:pStyle w:val="Heading7"/>
          </w:pPr>
        </w:pPrChange>
      </w:pPr>
    </w:p>
    <w:p w14:paraId="39CCA046" w14:textId="4B568028" w:rsidR="000F2AC9" w:rsidDel="00F83F9F" w:rsidRDefault="000F2AC9" w:rsidP="00F83F9F">
      <w:pPr>
        <w:pStyle w:val="Heading1"/>
        <w:rPr>
          <w:del w:id="671" w:author="Wells, Kellie S                           Export License Required - US Collins" w:date="2023-06-30T09:54:00Z"/>
        </w:rPr>
      </w:pPr>
      <w:del w:id="672" w:author="Wells, Kellie S                           Export License Required - US Collins" w:date="2023-06-30T09:54:00Z">
        <w:r w:rsidDel="00F83F9F">
          <w:lastRenderedPageBreak/>
          <w:delText>Transmitting Script</w:delText>
        </w:r>
        <w:bookmarkEnd w:id="656"/>
      </w:del>
    </w:p>
    <w:p w14:paraId="7A2D6C07" w14:textId="2F5550BA" w:rsidR="000F2AC9" w:rsidRPr="0074177C" w:rsidDel="00F83F9F" w:rsidRDefault="000F2AC9">
      <w:pPr>
        <w:pStyle w:val="Heading1"/>
        <w:rPr>
          <w:del w:id="673" w:author="Wells, Kellie S                           Export License Required - US Collins" w:date="2023-06-30T09:54:00Z"/>
        </w:rPr>
        <w:pPrChange w:id="674" w:author="Wells, Kellie S                           Export License Required - US Collins" w:date="2023-06-30T09:54:00Z">
          <w:pPr>
            <w:pStyle w:val="BodyText"/>
          </w:pPr>
        </w:pPrChange>
      </w:pPr>
      <w:del w:id="675" w:author="Wells, Kellie S                           Export License Required - US Collins" w:date="2023-06-30T09:54:00Z">
        <w:r w:rsidDel="00F83F9F">
          <w:lastRenderedPageBreak/>
          <w:delText>NOTE: Do not read this page until you have completed the task!</w:delText>
        </w:r>
      </w:del>
    </w:p>
    <w:p w14:paraId="3B963723" w14:textId="1E57263B" w:rsidR="000F2AC9" w:rsidDel="00F83F9F" w:rsidRDefault="000F2AC9">
      <w:pPr>
        <w:pStyle w:val="Heading1"/>
        <w:rPr>
          <w:del w:id="676" w:author="Wells, Kellie S                           Export License Required - US Collins" w:date="2023-06-30T09:54:00Z"/>
        </w:rPr>
        <w:pPrChange w:id="677" w:author="Wells, Kellie S                           Export License Required - US Collins" w:date="2023-06-30T09:54:00Z">
          <w:pPr>
            <w:pStyle w:val="BodyText"/>
          </w:pPr>
        </w:pPrChange>
      </w:pPr>
      <w:del w:id="678" w:author="Wells, Kellie S                           Export License Required - US Collins" w:date="2023-06-30T09:54:00Z">
        <w:r w:rsidDel="00F83F9F">
          <w:lastRenderedPageBreak/>
          <w:delText xml:space="preserve">For the </w:delText>
        </w:r>
      </w:del>
      <w:del w:id="679" w:author="Wells, Kellie S                           Export License Required - US Collins" w:date="2023-06-30T09:48:00Z">
        <w:r w:rsidDel="00F83F9F">
          <w:delText xml:space="preserve">students’ </w:delText>
        </w:r>
      </w:del>
      <w:del w:id="680" w:author="Wells, Kellie S                           Export License Required - US Collins" w:date="2023-06-30T09:54:00Z">
        <w:r w:rsidDel="00F83F9F">
          <w:delText>micro:bit</w:delText>
        </w:r>
      </w:del>
      <w:del w:id="681" w:author="Wells, Kellie S                           Export License Required - US Collins" w:date="2023-06-30T09:48:00Z">
        <w:r w:rsidDel="00F83F9F">
          <w:delText>s</w:delText>
        </w:r>
      </w:del>
      <w:del w:id="682" w:author="Wells, Kellie S                           Export License Required - US Collins" w:date="2023-06-30T09:54:00Z">
        <w:r w:rsidDel="00F83F9F">
          <w:delText xml:space="preserve"> to receive a message, there must also be a micro:bit in range transmitting a message.</w:delText>
        </w:r>
      </w:del>
    </w:p>
    <w:p w14:paraId="0CCE1774" w14:textId="10780472" w:rsidR="000F2AC9" w:rsidDel="00F83F9F" w:rsidRDefault="000F2AC9">
      <w:pPr>
        <w:pStyle w:val="Heading1"/>
        <w:rPr>
          <w:del w:id="683" w:author="Wells, Kellie S                           Export License Required - US Collins" w:date="2023-06-30T09:54:00Z"/>
        </w:rPr>
        <w:pPrChange w:id="684" w:author="Wells, Kellie S                           Export License Required - US Collins" w:date="2023-06-30T09:54:00Z">
          <w:pPr>
            <w:pStyle w:val="BodyText"/>
          </w:pPr>
        </w:pPrChange>
      </w:pPr>
      <w:del w:id="685" w:author="Wells, Kellie S                           Export License Required - US Collins" w:date="2023-06-30T09:54:00Z">
        <w:r w:rsidDel="00F83F9F">
          <w:lastRenderedPageBreak/>
          <w:delText xml:space="preserve">Load the following code onto a micro:bit, being sure to set the SECRET and SHIFT values to the values described by the </w:delText>
        </w:r>
        <w:r w:rsidDel="00F83F9F">
          <w:rPr>
            <w:i/>
            <w:iCs/>
          </w:rPr>
          <w:delText>Digital Treasure Hunt</w:delText>
        </w:r>
        <w:r w:rsidDel="00F83F9F">
          <w:delText xml:space="preserve"> in </w:delText>
        </w:r>
        <w:r w:rsidR="006222F9" w:rsidRPr="006222F9" w:rsidDel="00F83F9F">
          <w:delText>[</w:delText>
        </w:r>
        <w:r w:rsidR="00150A41" w:rsidDel="00F83F9F">
          <w:delText xml:space="preserve">Section 3.7 </w:delText>
        </w:r>
        <w:r w:rsidRPr="0074177C" w:rsidDel="00F83F9F">
          <w:rPr>
            <w:b w:val="0"/>
          </w:rPr>
          <w:fldChar w:fldCharType="begin"/>
        </w:r>
        <w:r w:rsidRPr="0074177C" w:rsidDel="00F83F9F">
          <w:delInstrText xml:space="preserve"> REF _Ref138937932 \h </w:delInstrText>
        </w:r>
        <w:r w:rsidDel="00F83F9F">
          <w:delInstrText xml:space="preserve"> \* MERGEFORMAT </w:delInstrText>
        </w:r>
        <w:r w:rsidRPr="0074177C" w:rsidDel="00F83F9F">
          <w:rPr>
            <w:b w:val="0"/>
          </w:rPr>
        </w:r>
        <w:r w:rsidRPr="0074177C" w:rsidDel="00F83F9F">
          <w:rPr>
            <w:b w:val="0"/>
          </w:rPr>
          <w:fldChar w:fldCharType="separate"/>
        </w:r>
      </w:del>
      <w:del w:id="686" w:author="Wells, Kellie S                           Export License Required - US Collins" w:date="2023-06-30T09:48:00Z">
        <w:r w:rsidR="005C5263" w:rsidRPr="00F83F9F" w:rsidDel="00F83F9F">
          <w:delText>Decoding the Message</w:delText>
        </w:r>
      </w:del>
      <w:del w:id="687" w:author="Wells, Kellie S                           Export License Required - US Collins" w:date="2023-06-30T09:54:00Z">
        <w:r w:rsidRPr="0074177C" w:rsidDel="00F83F9F">
          <w:rPr>
            <w:b w:val="0"/>
          </w:rPr>
          <w:fldChar w:fldCharType="end"/>
        </w:r>
        <w:r w:rsidRPr="0074177C" w:rsidDel="00F83F9F">
          <w:delText>].</w:delText>
        </w:r>
      </w:del>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37DE1" w:rsidDel="00F83F9F" w14:paraId="79726397" w14:textId="52DD00BE" w:rsidTr="00DD1C86">
        <w:trPr>
          <w:del w:id="688" w:author="Wells, Kellie S                           Export License Required - US Collins" w:date="2023-06-30T09:54:00Z"/>
        </w:trPr>
        <w:tc>
          <w:tcPr>
            <w:tcW w:w="9628" w:type="dxa"/>
          </w:tcPr>
          <w:p w14:paraId="54B1E162" w14:textId="54CF17B4" w:rsidR="00DD1C86" w:rsidDel="00F83F9F" w:rsidRDefault="00DD1C86">
            <w:pPr>
              <w:pStyle w:val="Heading1"/>
              <w:rPr>
                <w:del w:id="689" w:author="Wells, Kellie S                           Export License Required - US Collins" w:date="2023-06-30T09:54:00Z"/>
              </w:rPr>
              <w:pPrChange w:id="690" w:author="Wells, Kellie S                           Export License Required - US Collins" w:date="2023-06-30T09:54:00Z">
                <w:pPr>
                  <w:pStyle w:val="BodyText"/>
                  <w:keepNext/>
                  <w:ind w:left="0"/>
                  <w:jc w:val="center"/>
                </w:pPr>
              </w:pPrChange>
            </w:pPr>
            <w:del w:id="691" w:author="Wells, Kellie S                           Export License Required - US Collins" w:date="2023-06-30T09:54:00Z">
              <w:r w:rsidDel="00F83F9F">
                <w:rPr>
                  <w:b w:val="0"/>
                  <w:noProof/>
                </w:rPr>
                <w:lastRenderedPageBreak/>
                <w:drawing>
                  <wp:inline distT="0" distB="0" distL="0" distR="0" wp14:anchorId="63ED96EF" wp14:editId="7EF8BED1">
                    <wp:extent cx="5259600" cy="4629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9600" cy="4629600"/>
                            </a:xfrm>
                            <a:prstGeom prst="rect">
                              <a:avLst/>
                            </a:prstGeom>
                            <a:noFill/>
                            <a:ln>
                              <a:noFill/>
                            </a:ln>
                          </pic:spPr>
                        </pic:pic>
                      </a:graphicData>
                    </a:graphic>
                  </wp:inline>
                </w:drawing>
              </w:r>
            </w:del>
          </w:p>
          <w:p w14:paraId="69C9B003" w14:textId="12A158EC" w:rsidR="00D37DE1" w:rsidDel="00F83F9F" w:rsidRDefault="00DD1C86">
            <w:pPr>
              <w:pStyle w:val="Heading1"/>
              <w:rPr>
                <w:del w:id="692" w:author="Wells, Kellie S                           Export License Required - US Collins" w:date="2023-06-30T09:54:00Z"/>
              </w:rPr>
              <w:pPrChange w:id="693" w:author="Wells, Kellie S                           Export License Required - US Collins" w:date="2023-06-30T09:54:00Z">
                <w:pPr>
                  <w:pStyle w:val="Caption"/>
                </w:pPr>
              </w:pPrChange>
            </w:pPr>
            <w:bookmarkStart w:id="694" w:name="_Toc138945164"/>
            <w:del w:id="695" w:author="Wells, Kellie S                           Export License Required - US Collins" w:date="2023-06-30T09:54:00Z">
              <w:r w:rsidDel="00F83F9F">
                <w:delText xml:space="preserve">Figure </w:delText>
              </w:r>
              <w:r w:rsidR="009B41DC" w:rsidDel="00F83F9F">
                <w:rPr>
                  <w:b w:val="0"/>
                </w:rPr>
                <w:fldChar w:fldCharType="begin"/>
              </w:r>
              <w:r w:rsidR="009B41DC" w:rsidDel="00F83F9F">
                <w:delInstrText xml:space="preserve"> SEQ Figure \* ARABIC </w:delInstrText>
              </w:r>
              <w:r w:rsidR="009B41DC" w:rsidDel="00F83F9F">
                <w:rPr>
                  <w:b w:val="0"/>
                </w:rPr>
                <w:fldChar w:fldCharType="separate"/>
              </w:r>
            </w:del>
            <w:del w:id="696" w:author="Wells, Kellie S                           Export License Required - US Collins" w:date="2023-06-29T17:45:00Z">
              <w:r w:rsidR="005C5263" w:rsidDel="009371EE">
                <w:rPr>
                  <w:noProof/>
                </w:rPr>
                <w:delText>18</w:delText>
              </w:r>
            </w:del>
            <w:del w:id="697" w:author="Wells, Kellie S                           Export License Required - US Collins" w:date="2023-06-30T09:54:00Z">
              <w:r w:rsidR="009B41DC" w:rsidDel="00F83F9F">
                <w:rPr>
                  <w:b w:val="0"/>
                  <w:noProof/>
                </w:rPr>
                <w:fldChar w:fldCharType="end"/>
              </w:r>
              <w:r w:rsidDel="00F83F9F">
                <w:delText>: Transmitter Code</w:delText>
              </w:r>
              <w:bookmarkEnd w:id="694"/>
            </w:del>
          </w:p>
        </w:tc>
      </w:tr>
    </w:tbl>
    <w:p w14:paraId="041CD54C" w14:textId="6225D5BF" w:rsidR="00B6382D" w:rsidRDefault="00B6382D">
      <w:pPr>
        <w:pStyle w:val="Heading6"/>
        <w:rPr>
          <w:ins w:id="698" w:author="Wells, Kellie S                           Export License Required - US Collins" w:date="2023-06-30T10:07:00Z"/>
        </w:rPr>
      </w:pPr>
      <w:bookmarkStart w:id="699" w:name="_Toc138945141"/>
      <w:ins w:id="700" w:author="Wells, Kellie S                           Export License Required - US Collins" w:date="2023-06-30T10:06:00Z">
        <w:r>
          <w:lastRenderedPageBreak/>
          <w:t>Language Comparisons</w:t>
        </w:r>
      </w:ins>
    </w:p>
    <w:p w14:paraId="7D155A41" w14:textId="64CACF4E" w:rsidR="00B6382D" w:rsidRDefault="00B6382D" w:rsidP="00B6382D">
      <w:pPr>
        <w:pStyle w:val="BodyText"/>
        <w:rPr>
          <w:moveTo w:id="701" w:author="Wells, Kellie S                           Export License Required - US Collins" w:date="2023-06-30T10:07:00Z"/>
        </w:rPr>
      </w:pPr>
      <w:moveToRangeStart w:id="702" w:author="Wells, Kellie S                           Export License Required - US Collins" w:date="2023-06-30T10:07:00Z" w:name="move139012067"/>
      <w:moveTo w:id="703" w:author="Wells, Kellie S                           Export License Required - US Collins" w:date="2023-06-30T10:07:00Z">
        <w:r>
          <w:t xml:space="preserve">The following pages compare the difference between dynamically typed languages like </w:t>
        </w:r>
        <w:r w:rsidRPr="007A4282">
          <w:rPr>
            <w:b/>
            <w:bCs/>
          </w:rPr>
          <w:t>Python</w:t>
        </w:r>
        <w:r>
          <w:t xml:space="preserve">, as you have been using, and statically typed languages like </w:t>
        </w:r>
        <w:r w:rsidRPr="007A4282">
          <w:rPr>
            <w:b/>
            <w:bCs/>
          </w:rPr>
          <w:t>C#</w:t>
        </w:r>
      </w:moveTo>
      <w:ins w:id="704" w:author="Wells, Kellie S                           Export License Required - US Collins" w:date="2023-06-30T10:19:00Z">
        <w:r w:rsidR="00AC093B">
          <w:rPr>
            <w:b/>
            <w:bCs/>
          </w:rPr>
          <w:t xml:space="preserve"> </w:t>
        </w:r>
        <w:r w:rsidR="00AC093B">
          <w:t>(pronounced C Sharp)</w:t>
        </w:r>
      </w:ins>
      <w:moveTo w:id="705" w:author="Wells, Kellie S                           Export License Required - US Collins" w:date="2023-06-30T10:07:00Z">
        <w:r>
          <w:t>.</w:t>
        </w:r>
      </w:moveTo>
      <w:ins w:id="706" w:author="Wells, Kellie S                           Export License Required - US Collins" w:date="2023-06-30T10:19:00Z">
        <w:r w:rsidR="00AC093B">
          <w:t xml:space="preserve"> </w:t>
        </w:r>
      </w:ins>
    </w:p>
    <w:p w14:paraId="37345AFD" w14:textId="5F6FB012" w:rsidR="00B6382D" w:rsidRPr="007A4282" w:rsidRDefault="00B6382D" w:rsidP="00B6382D">
      <w:pPr>
        <w:pStyle w:val="BodyText"/>
        <w:rPr>
          <w:moveTo w:id="707" w:author="Wells, Kellie S                           Export License Required - US Collins" w:date="2023-06-30T10:07:00Z"/>
        </w:rPr>
      </w:pPr>
      <w:moveTo w:id="708" w:author="Wells, Kellie S                           Export License Required - US Collins" w:date="2023-06-30T10:07:00Z">
        <w:r>
          <w:t xml:space="preserve">Each </w:t>
        </w:r>
        <w:del w:id="709" w:author="Wells, Kellie S                           Export License Required - US Collins" w:date="2023-06-30T10:08:00Z">
          <w:r w:rsidDel="00B6382D">
            <w:delText xml:space="preserve">page </w:delText>
          </w:r>
        </w:del>
      </w:moveTo>
      <w:ins w:id="710" w:author="Wells, Kellie S                           Export License Required - US Collins" w:date="2023-06-30T10:08:00Z">
        <w:r>
          <w:t xml:space="preserve">of the subsequent sections </w:t>
        </w:r>
      </w:ins>
      <w:moveTo w:id="711" w:author="Wells, Kellie S                           Export License Required - US Collins" w:date="2023-06-30T10:07:00Z">
        <w:r>
          <w:t xml:space="preserve">contains a comparison </w:t>
        </w:r>
        <w:del w:id="712" w:author="Wells, Kellie S                           Export License Required - US Collins" w:date="2023-06-30T10:08:00Z">
          <w:r w:rsidDel="00B6382D">
            <w:delText>of</w:delText>
          </w:r>
        </w:del>
      </w:moveTo>
      <w:ins w:id="713" w:author="Wells, Kellie S                           Export License Required - US Collins" w:date="2023-06-30T10:08:00Z">
        <w:r>
          <w:t>between</w:t>
        </w:r>
      </w:ins>
      <w:moveTo w:id="714" w:author="Wells, Kellie S                           Export License Required - US Collins" w:date="2023-06-30T10:07:00Z">
        <w:r>
          <w:t xml:space="preserve"> the two, as well as an example of each using the </w:t>
        </w:r>
        <w:r w:rsidRPr="007A4282">
          <w:rPr>
            <w:b/>
            <w:bCs/>
          </w:rPr>
          <w:t>decode</w:t>
        </w:r>
        <w:r>
          <w:rPr>
            <w:b/>
            <w:bCs/>
          </w:rPr>
          <w:t xml:space="preserve"> </w:t>
        </w:r>
        <w:r w:rsidRPr="007A4282">
          <w:t>function</w:t>
        </w:r>
        <w:r>
          <w:t xml:space="preserve"> from </w:t>
        </w:r>
      </w:moveTo>
      <w:ins w:id="715" w:author="Wells, Kellie S                           Export License Required - US Collins" w:date="2023-06-30T10:08:00Z">
        <w:r>
          <w:fldChar w:fldCharType="begin"/>
        </w:r>
        <w:r>
          <w:instrText xml:space="preserve"> REF _Ref139012141 \n \h </w:instrText>
        </w:r>
      </w:ins>
      <w:r>
        <w:fldChar w:fldCharType="separate"/>
      </w:r>
      <w:ins w:id="716" w:author="Richardson, Corey A (GBR)" w:date="2025-06-30T13:07:00Z" w16du:dateUtc="2025-06-30T12:07:00Z">
        <w:r w:rsidR="009B41DC">
          <w:t>4</w:t>
        </w:r>
      </w:ins>
      <w:ins w:id="717" w:author="Wells, Kellie S                           Export License Required - US Collins" w:date="2023-06-30T10:08:00Z">
        <w:r>
          <w:fldChar w:fldCharType="end"/>
        </w:r>
      </w:ins>
      <w:moveTo w:id="718" w:author="Wells, Kellie S                           Export License Required - US Collins" w:date="2023-06-30T10:07:00Z">
        <w:del w:id="719" w:author="Wells, Kellie S                           Export License Required - US Collins" w:date="2023-06-30T10:08:00Z">
          <w:r w:rsidDel="00B6382D">
            <w:delText>the extension task</w:delText>
          </w:r>
        </w:del>
        <w:r>
          <w:t xml:space="preserve">. </w:t>
        </w:r>
        <w:del w:id="720" w:author="Wells, Kellie S                           Export License Required - US Collins" w:date="2023-06-30T10:07:00Z">
          <w:r w:rsidDel="00B6382D">
            <w:delText>Take a look</w:delText>
          </w:r>
        </w:del>
      </w:moveTo>
      <w:ins w:id="721" w:author="Wells, Kellie S                           Export License Required - US Collins" w:date="2023-06-30T10:08:00Z">
        <w:r>
          <w:t>Inspect them both, and see</w:t>
        </w:r>
      </w:ins>
      <w:ins w:id="722" w:author="Wells, Kellie S                           Export License Required - US Collins" w:date="2023-06-30T10:09:00Z">
        <w:r>
          <w:t xml:space="preserve"> if you can spot the differences.</w:t>
        </w:r>
      </w:ins>
      <w:moveTo w:id="723" w:author="Wells, Kellie S                           Export License Required - US Collins" w:date="2023-06-30T10:07:00Z">
        <w:del w:id="724" w:author="Wells, Kellie S                           Export License Required - US Collins" w:date="2023-06-30T10:08:00Z">
          <w:r w:rsidDel="00B6382D">
            <w:delText xml:space="preserve"> at the two and see the clear differences between each.</w:delText>
          </w:r>
        </w:del>
      </w:moveTo>
    </w:p>
    <w:moveToRangeEnd w:id="702"/>
    <w:p w14:paraId="6C5B8E18" w14:textId="77777777" w:rsidR="00B6382D" w:rsidRPr="00B6382D" w:rsidRDefault="00B6382D">
      <w:pPr>
        <w:pStyle w:val="BodyText"/>
        <w:rPr>
          <w:ins w:id="725" w:author="Wells, Kellie S                           Export License Required - US Collins" w:date="2023-06-30T10:06:00Z"/>
        </w:rPr>
        <w:pPrChange w:id="726" w:author="Wells, Kellie S                           Export License Required - US Collins" w:date="2023-06-30T10:07:00Z">
          <w:pPr>
            <w:pStyle w:val="Heading6"/>
          </w:pPr>
        </w:pPrChange>
      </w:pPr>
    </w:p>
    <w:p w14:paraId="32512E42" w14:textId="77777777" w:rsidR="00B6382D" w:rsidRDefault="00B6382D">
      <w:pPr>
        <w:pStyle w:val="Heading7"/>
        <w:rPr>
          <w:ins w:id="727" w:author="Wells, Kellie S                           Export License Required - US Collins" w:date="2023-06-30T10:13:00Z"/>
        </w:rPr>
        <w:pPrChange w:id="728" w:author="Wells, Kellie S                           Export License Required - US Collins" w:date="2023-06-30T10:13:00Z">
          <w:pPr>
            <w:pStyle w:val="Heading8"/>
            <w:numPr>
              <w:numId w:val="11"/>
            </w:numPr>
          </w:pPr>
        </w:pPrChange>
      </w:pPr>
      <w:ins w:id="729" w:author="Wells, Kellie S                           Export License Required - US Collins" w:date="2023-06-30T10:13:00Z">
        <w:r>
          <w:t xml:space="preserve">Dynamically Typed Languages </w:t>
        </w:r>
      </w:ins>
    </w:p>
    <w:p w14:paraId="6F68589D" w14:textId="77777777" w:rsidR="00B6382D" w:rsidRDefault="00B6382D" w:rsidP="00B6382D">
      <w:pPr>
        <w:pStyle w:val="BodyText"/>
        <w:rPr>
          <w:ins w:id="730" w:author="Wells, Kellie S                           Export License Required - US Collins" w:date="2023-06-30T10:13:00Z"/>
        </w:rPr>
      </w:pPr>
      <w:ins w:id="731" w:author="Wells, Kellie S                           Export License Required - US Collins" w:date="2023-06-30T10:13:00Z">
        <w:r>
          <w:t>I</w:t>
        </w:r>
        <w:r w:rsidRPr="00222072">
          <w:t>n dynamically typed languages, type checking takes place at runtime or execution time. This means that variables are checked against types only when the program is executing.</w:t>
        </w:r>
        <w:r>
          <w:t xml:space="preserve"> T</w:t>
        </w:r>
        <w:r w:rsidRPr="00222072">
          <w:t>here</w:t>
        </w:r>
        <w:r>
          <w:t xml:space="preserve"> i</w:t>
        </w:r>
        <w:r w:rsidRPr="00222072">
          <w:t>s no requirement to explicitly state the data type during variable declarations.</w:t>
        </w:r>
      </w:ins>
    </w:p>
    <w:p w14:paraId="111C798C" w14:textId="77777777" w:rsidR="00B6382D" w:rsidRDefault="00B6382D" w:rsidP="00B6382D">
      <w:pPr>
        <w:pStyle w:val="BodyText"/>
        <w:rPr>
          <w:ins w:id="732" w:author="Wells, Kellie S                           Export License Required - US Collins" w:date="2023-06-30T10:13:00Z"/>
        </w:rPr>
      </w:pPr>
      <w:ins w:id="733" w:author="Wells, Kellie S                           Export License Required - US Collins" w:date="2023-06-30T10:13:00Z">
        <w:r>
          <w:t xml:space="preserve">Python is a dynamically typed language. To declare an integer (whole number) variable called </w:t>
        </w:r>
        <w:r>
          <w:rPr>
            <w:b/>
            <w:bCs/>
          </w:rPr>
          <w:t xml:space="preserve">counter </w:t>
        </w:r>
        <w:r w:rsidRPr="00222072">
          <w:t>you would</w:t>
        </w:r>
        <w:r>
          <w:t xml:space="preserve"> write:</w:t>
        </w:r>
      </w:ins>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B6382D" w14:paraId="1E08FA46" w14:textId="77777777" w:rsidTr="00B44214">
        <w:trPr>
          <w:ins w:id="734" w:author="Wells, Kellie S                           Export License Required - US Collins" w:date="2023-06-30T10:13:00Z"/>
        </w:trPr>
        <w:tc>
          <w:tcPr>
            <w:tcW w:w="9628" w:type="dxa"/>
          </w:tcPr>
          <w:p w14:paraId="0C6FA2BD" w14:textId="77777777" w:rsidR="00B6382D" w:rsidRDefault="00B6382D" w:rsidP="00B44214">
            <w:pPr>
              <w:pStyle w:val="BodyText"/>
              <w:keepNext/>
              <w:ind w:left="0"/>
              <w:jc w:val="center"/>
              <w:rPr>
                <w:ins w:id="735" w:author="Wells, Kellie S                           Export License Required - US Collins" w:date="2023-06-30T10:13:00Z"/>
              </w:rPr>
            </w:pPr>
            <w:ins w:id="736" w:author="Wells, Kellie S                           Export License Required - US Collins" w:date="2023-06-30T10:13:00Z">
              <w:r>
                <w:rPr>
                  <w:noProof/>
                </w:rPr>
                <w:drawing>
                  <wp:inline distT="0" distB="0" distL="0" distR="0" wp14:anchorId="22E986F5" wp14:editId="73EB3C5E">
                    <wp:extent cx="5259600" cy="662400"/>
                    <wp:effectExtent l="0" t="0" r="0" b="444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a:extLst>
                                <a:ext uri="{28A0092B-C50C-407E-A947-70E740481C1C}">
                                  <a14:useLocalDpi xmlns:a14="http://schemas.microsoft.com/office/drawing/2010/main" val="0"/>
                                </a:ext>
                              </a:extLst>
                            </a:blip>
                            <a:srcRect b="83240"/>
                            <a:stretch/>
                          </pic:blipFill>
                          <pic:spPr bwMode="auto">
                            <a:xfrm>
                              <a:off x="0" y="0"/>
                              <a:ext cx="5259600" cy="6624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1C2ECF3" w14:textId="769F9391" w:rsidR="00B6382D" w:rsidRDefault="00B6382D" w:rsidP="00B44214">
            <w:pPr>
              <w:pStyle w:val="Caption"/>
              <w:rPr>
                <w:ins w:id="737" w:author="Wells, Kellie S                           Export License Required - US Collins" w:date="2023-06-30T10:13:00Z"/>
              </w:rPr>
            </w:pPr>
            <w:ins w:id="738" w:author="Wells, Kellie S                           Export License Required - US Collins" w:date="2023-06-30T10:13:00Z">
              <w:r>
                <w:t xml:space="preserve">Figure </w:t>
              </w:r>
              <w:r>
                <w:fldChar w:fldCharType="begin"/>
              </w:r>
              <w:r>
                <w:instrText xml:space="preserve"> SEQ Figure \* ARABIC </w:instrText>
              </w:r>
              <w:r>
                <w:fldChar w:fldCharType="separate"/>
              </w:r>
            </w:ins>
            <w:ins w:id="739" w:author="Richardson, Corey A (GBR)" w:date="2025-06-30T13:07:00Z" w16du:dateUtc="2025-06-30T12:07:00Z">
              <w:r w:rsidR="009B41DC">
                <w:rPr>
                  <w:noProof/>
                </w:rPr>
                <w:t>2424</w:t>
              </w:r>
            </w:ins>
            <w:ins w:id="740" w:author="Wells, Kellie S                           Export License Required - US Collins" w:date="2023-06-30T10:13:00Z">
              <w:del w:id="741" w:author="Richardson, Corey A (GBR)" w:date="2025-06-30T13:07:00Z" w16du:dateUtc="2025-06-30T12:07:00Z">
                <w:r w:rsidDel="009B41DC">
                  <w:rPr>
                    <w:noProof/>
                  </w:rPr>
                  <w:delText>24</w:delText>
                </w:r>
              </w:del>
              <w:r>
                <w:rPr>
                  <w:noProof/>
                </w:rPr>
                <w:fldChar w:fldCharType="end"/>
              </w:r>
              <w:r>
                <w:t>: Declaring an Integer Variable - Python</w:t>
              </w:r>
            </w:ins>
          </w:p>
        </w:tc>
      </w:tr>
    </w:tbl>
    <w:p w14:paraId="59761AA8" w14:textId="6D7BB3E2" w:rsidR="00B6382D" w:rsidRDefault="00B6382D" w:rsidP="00B6382D">
      <w:pPr>
        <w:pStyle w:val="BodyText"/>
        <w:rPr>
          <w:ins w:id="742" w:author="Wells, Kellie S                           Export License Required - US Collins" w:date="2023-06-30T10:14:00Z"/>
        </w:rPr>
      </w:pPr>
      <w:ins w:id="743" w:author="Wells, Kellie S                           Export License Required - US Collins" w:date="2023-06-30T10:14:00Z">
        <w:r>
          <w:t>Advantages:</w:t>
        </w:r>
      </w:ins>
    </w:p>
    <w:p w14:paraId="267C809E" w14:textId="77777777" w:rsidR="00B6382D" w:rsidRPr="00AA5ECF" w:rsidRDefault="00B6382D" w:rsidP="00B6382D">
      <w:pPr>
        <w:pStyle w:val="ListParagraph"/>
        <w:numPr>
          <w:ilvl w:val="0"/>
          <w:numId w:val="21"/>
        </w:numPr>
        <w:rPr>
          <w:ins w:id="744" w:author="Wells, Kellie S                           Export License Required - US Collins" w:date="2023-06-30T10:14:00Z"/>
        </w:rPr>
      </w:pPr>
      <w:ins w:id="745" w:author="Wells, Kellie S                           Export License Required - US Collins" w:date="2023-06-30T10:14:00Z">
        <w:r w:rsidRPr="00AA5ECF">
          <w:t>It tends to reduce unnecessary, duplication and repetition of code</w:t>
        </w:r>
        <w:r>
          <w:t>.</w:t>
        </w:r>
      </w:ins>
    </w:p>
    <w:p w14:paraId="115EF064" w14:textId="77777777" w:rsidR="00B6382D" w:rsidRPr="00AA5ECF" w:rsidRDefault="00B6382D" w:rsidP="00B6382D">
      <w:pPr>
        <w:pStyle w:val="ListParagraph"/>
        <w:numPr>
          <w:ilvl w:val="0"/>
          <w:numId w:val="21"/>
        </w:numPr>
        <w:rPr>
          <w:ins w:id="746" w:author="Wells, Kellie S                           Export License Required - US Collins" w:date="2023-06-30T10:14:00Z"/>
        </w:rPr>
      </w:pPr>
      <w:ins w:id="747" w:author="Wells, Kellie S                           Export License Required - US Collins" w:date="2023-06-30T10:14:00Z">
        <w:r w:rsidRPr="00AA5ECF">
          <w:t xml:space="preserve">Its code can be used </w:t>
        </w:r>
        <w:r w:rsidRPr="00B85337">
          <w:rPr>
            <w:i/>
            <w:iCs/>
          </w:rPr>
          <w:t>polymorphically</w:t>
        </w:r>
        <w:r w:rsidRPr="00AA5ECF">
          <w:t xml:space="preserve"> without programmer decoration</w:t>
        </w:r>
        <w:r>
          <w:t>.</w:t>
        </w:r>
      </w:ins>
    </w:p>
    <w:p w14:paraId="3DB0CC0E" w14:textId="68B290A0" w:rsidR="00B6382D" w:rsidRDefault="00B6382D" w:rsidP="00B6382D">
      <w:pPr>
        <w:pStyle w:val="BodyText"/>
        <w:rPr>
          <w:ins w:id="748" w:author="Wells, Kellie S                           Export License Required - US Collins" w:date="2023-06-30T10:14:00Z"/>
        </w:rPr>
      </w:pPr>
    </w:p>
    <w:p w14:paraId="25633F3D" w14:textId="26E27762" w:rsidR="00B6382D" w:rsidRDefault="00B6382D" w:rsidP="00B6382D">
      <w:pPr>
        <w:pStyle w:val="BodyText"/>
        <w:rPr>
          <w:ins w:id="749" w:author="Wells, Kellie S                           Export License Required - US Collins" w:date="2023-06-30T10:14:00Z"/>
        </w:rPr>
      </w:pPr>
      <w:ins w:id="750" w:author="Wells, Kellie S                           Export License Required - US Collins" w:date="2023-06-30T10:14:00Z">
        <w:r>
          <w:t>Disadvantages:</w:t>
        </w:r>
      </w:ins>
    </w:p>
    <w:p w14:paraId="7316C601" w14:textId="77777777" w:rsidR="00B6382D" w:rsidRPr="00AA5ECF" w:rsidRDefault="00B6382D" w:rsidP="00B6382D">
      <w:pPr>
        <w:pStyle w:val="ListParagraph"/>
        <w:numPr>
          <w:ilvl w:val="0"/>
          <w:numId w:val="22"/>
        </w:numPr>
        <w:rPr>
          <w:ins w:id="751" w:author="Wells, Kellie S                           Export License Required - US Collins" w:date="2023-06-30T10:14:00Z"/>
        </w:rPr>
      </w:pPr>
      <w:ins w:id="752" w:author="Wells, Kellie S                           Export License Required - US Collins" w:date="2023-06-30T10:14:00Z">
        <w:r w:rsidRPr="00AA5ECF">
          <w:t>More errors are detected at runtime and in the final code</w:t>
        </w:r>
        <w:r>
          <w:t>.</w:t>
        </w:r>
      </w:ins>
    </w:p>
    <w:p w14:paraId="4BB6FF6F" w14:textId="77777777" w:rsidR="00B6382D" w:rsidRDefault="00B6382D" w:rsidP="00B6382D">
      <w:pPr>
        <w:pStyle w:val="ListParagraph"/>
        <w:numPr>
          <w:ilvl w:val="0"/>
          <w:numId w:val="22"/>
        </w:numPr>
        <w:rPr>
          <w:ins w:id="753" w:author="Wells, Kellie S                           Export License Required - US Collins" w:date="2023-06-30T10:14:00Z"/>
        </w:rPr>
      </w:pPr>
      <w:ins w:id="754" w:author="Wells, Kellie S                           Export License Required - US Collins" w:date="2023-06-30T10:14:00Z">
        <w:r w:rsidRPr="00AA5ECF">
          <w:t>It tends to prohibit compilation and yields poor performance of code</w:t>
        </w:r>
        <w:r>
          <w:t>.</w:t>
        </w:r>
      </w:ins>
    </w:p>
    <w:p w14:paraId="774C3A64" w14:textId="77777777" w:rsidR="00AC093B" w:rsidRDefault="00AC093B">
      <w:pPr>
        <w:rPr>
          <w:ins w:id="755" w:author="Wells, Kellie S                           Export License Required - US Collins" w:date="2023-06-30T10:17:00Z"/>
        </w:rPr>
      </w:pPr>
      <w:ins w:id="756" w:author="Wells, Kellie S                           Export License Required - US Collins" w:date="2023-06-30T10:17:00Z">
        <w:r>
          <w:br w:type="page"/>
        </w:r>
      </w:ins>
    </w:p>
    <w:p w14:paraId="110E0C0C" w14:textId="048B83CE" w:rsidR="00B6382D" w:rsidDel="00B6382D" w:rsidRDefault="00B6382D">
      <w:pPr>
        <w:pStyle w:val="Heading3"/>
        <w:numPr>
          <w:ilvl w:val="2"/>
          <w:numId w:val="11"/>
        </w:numPr>
        <w:ind w:left="0"/>
        <w:rPr>
          <w:del w:id="757" w:author="Wells, Kellie S                           Export License Required - US Collins" w:date="2023-06-30T10:14:00Z"/>
          <w:moveTo w:id="758" w:author="Wells, Kellie S                           Export License Required - US Collins" w:date="2023-06-30T10:14:00Z"/>
        </w:rPr>
        <w:pPrChange w:id="759" w:author="Wells, Kellie S                           Export License Required - US Collins" w:date="2023-06-30T10:17:00Z">
          <w:pPr>
            <w:pStyle w:val="Heading3"/>
            <w:numPr>
              <w:numId w:val="11"/>
            </w:numPr>
          </w:pPr>
        </w:pPrChange>
      </w:pPr>
      <w:moveToRangeStart w:id="760" w:author="Wells, Kellie S                           Export License Required - US Collins" w:date="2023-06-30T10:14:00Z" w:name="move139012468"/>
      <w:moveTo w:id="761" w:author="Wells, Kellie S                           Export License Required - US Collins" w:date="2023-06-30T10:14:00Z">
        <w:del w:id="762" w:author="Wells, Kellie S                           Export License Required - US Collins" w:date="2023-06-30T10:14:00Z">
          <w:r w:rsidDel="00B6382D">
            <w:lastRenderedPageBreak/>
            <w:delText>Advantages</w:delText>
          </w:r>
        </w:del>
      </w:moveTo>
    </w:p>
    <w:p w14:paraId="62F0D8B0" w14:textId="681EAE83" w:rsidR="00B6382D" w:rsidRPr="00AA5ECF" w:rsidDel="00B6382D" w:rsidRDefault="00B6382D">
      <w:pPr>
        <w:pStyle w:val="ListParagraph"/>
        <w:numPr>
          <w:ilvl w:val="0"/>
          <w:numId w:val="21"/>
        </w:numPr>
        <w:ind w:left="0"/>
        <w:rPr>
          <w:del w:id="763" w:author="Wells, Kellie S                           Export License Required - US Collins" w:date="2023-06-30T10:14:00Z"/>
          <w:moveTo w:id="764" w:author="Wells, Kellie S                           Export License Required - US Collins" w:date="2023-06-30T10:14:00Z"/>
        </w:rPr>
        <w:pPrChange w:id="765" w:author="Wells, Kellie S                           Export License Required - US Collins" w:date="2023-06-30T10:17:00Z">
          <w:pPr>
            <w:pStyle w:val="ListParagraph"/>
            <w:numPr>
              <w:numId w:val="21"/>
            </w:numPr>
            <w:ind w:left="1854" w:hanging="360"/>
          </w:pPr>
        </w:pPrChange>
      </w:pPr>
      <w:moveTo w:id="766" w:author="Wells, Kellie S                           Export License Required - US Collins" w:date="2023-06-30T10:14:00Z">
        <w:del w:id="767" w:author="Wells, Kellie S                           Export License Required - US Collins" w:date="2023-06-30T10:14:00Z">
          <w:r w:rsidRPr="00AA5ECF" w:rsidDel="00B6382D">
            <w:delText>It tends to reduce unnecessary, duplication and repetition of code</w:delText>
          </w:r>
          <w:r w:rsidDel="00B6382D">
            <w:delText>.</w:delText>
          </w:r>
        </w:del>
      </w:moveTo>
    </w:p>
    <w:p w14:paraId="4CB5B7D8" w14:textId="1E9B2C53" w:rsidR="00B6382D" w:rsidRPr="00AA5ECF" w:rsidDel="00B6382D" w:rsidRDefault="00B6382D">
      <w:pPr>
        <w:pStyle w:val="ListParagraph"/>
        <w:numPr>
          <w:ilvl w:val="0"/>
          <w:numId w:val="21"/>
        </w:numPr>
        <w:ind w:left="0"/>
        <w:rPr>
          <w:del w:id="768" w:author="Wells, Kellie S                           Export License Required - US Collins" w:date="2023-06-30T10:14:00Z"/>
          <w:moveTo w:id="769" w:author="Wells, Kellie S                           Export License Required - US Collins" w:date="2023-06-30T10:14:00Z"/>
        </w:rPr>
        <w:pPrChange w:id="770" w:author="Wells, Kellie S                           Export License Required - US Collins" w:date="2023-06-30T10:17:00Z">
          <w:pPr>
            <w:pStyle w:val="ListParagraph"/>
            <w:numPr>
              <w:numId w:val="21"/>
            </w:numPr>
            <w:ind w:left="1854" w:hanging="360"/>
          </w:pPr>
        </w:pPrChange>
      </w:pPr>
      <w:moveTo w:id="771" w:author="Wells, Kellie S                           Export License Required - US Collins" w:date="2023-06-30T10:14:00Z">
        <w:del w:id="772" w:author="Wells, Kellie S                           Export License Required - US Collins" w:date="2023-06-30T10:14:00Z">
          <w:r w:rsidRPr="00AA5ECF" w:rsidDel="00B6382D">
            <w:delText xml:space="preserve">Its code can be used </w:delText>
          </w:r>
          <w:r w:rsidRPr="00B85337" w:rsidDel="00B6382D">
            <w:rPr>
              <w:i/>
              <w:iCs/>
            </w:rPr>
            <w:delText>polymorphically</w:delText>
          </w:r>
          <w:r w:rsidRPr="00AA5ECF" w:rsidDel="00B6382D">
            <w:delText xml:space="preserve"> without programmer decoration</w:delText>
          </w:r>
          <w:r w:rsidDel="00B6382D">
            <w:delText>.</w:delText>
          </w:r>
        </w:del>
      </w:moveTo>
    </w:p>
    <w:p w14:paraId="725AC67D" w14:textId="4E251226" w:rsidR="00B6382D" w:rsidDel="00B6382D" w:rsidRDefault="00B6382D">
      <w:pPr>
        <w:pStyle w:val="Heading3"/>
        <w:numPr>
          <w:ilvl w:val="2"/>
          <w:numId w:val="11"/>
        </w:numPr>
        <w:ind w:left="0"/>
        <w:rPr>
          <w:del w:id="773" w:author="Wells, Kellie S                           Export License Required - US Collins" w:date="2023-06-30T10:14:00Z"/>
          <w:moveTo w:id="774" w:author="Wells, Kellie S                           Export License Required - US Collins" w:date="2023-06-30T10:14:00Z"/>
        </w:rPr>
        <w:pPrChange w:id="775" w:author="Wells, Kellie S                           Export License Required - US Collins" w:date="2023-06-30T10:17:00Z">
          <w:pPr>
            <w:pStyle w:val="Heading3"/>
            <w:numPr>
              <w:numId w:val="11"/>
            </w:numPr>
          </w:pPr>
        </w:pPrChange>
      </w:pPr>
      <w:moveTo w:id="776" w:author="Wells, Kellie S                           Export License Required - US Collins" w:date="2023-06-30T10:14:00Z">
        <w:del w:id="777" w:author="Wells, Kellie S                           Export License Required - US Collins" w:date="2023-06-30T10:14:00Z">
          <w:r w:rsidDel="00B6382D">
            <w:delText>Disadvantages</w:delText>
          </w:r>
        </w:del>
      </w:moveTo>
    </w:p>
    <w:p w14:paraId="1F7D8E44" w14:textId="0D1D95D6" w:rsidR="00B6382D" w:rsidRPr="00AA5ECF" w:rsidDel="00B6382D" w:rsidRDefault="00B6382D">
      <w:pPr>
        <w:pStyle w:val="ListParagraph"/>
        <w:numPr>
          <w:ilvl w:val="0"/>
          <w:numId w:val="22"/>
        </w:numPr>
        <w:ind w:left="0"/>
        <w:rPr>
          <w:del w:id="778" w:author="Wells, Kellie S                           Export License Required - US Collins" w:date="2023-06-30T10:14:00Z"/>
          <w:moveTo w:id="779" w:author="Wells, Kellie S                           Export License Required - US Collins" w:date="2023-06-30T10:14:00Z"/>
        </w:rPr>
        <w:pPrChange w:id="780" w:author="Wells, Kellie S                           Export License Required - US Collins" w:date="2023-06-30T10:17:00Z">
          <w:pPr>
            <w:pStyle w:val="ListParagraph"/>
            <w:numPr>
              <w:numId w:val="22"/>
            </w:numPr>
            <w:ind w:left="1854" w:hanging="360"/>
          </w:pPr>
        </w:pPrChange>
      </w:pPr>
      <w:moveTo w:id="781" w:author="Wells, Kellie S                           Export License Required - US Collins" w:date="2023-06-30T10:14:00Z">
        <w:del w:id="782" w:author="Wells, Kellie S                           Export License Required - US Collins" w:date="2023-06-30T10:14:00Z">
          <w:r w:rsidRPr="00AA5ECF" w:rsidDel="00B6382D">
            <w:delText>More errors are detected at runtime and in the final code</w:delText>
          </w:r>
          <w:r w:rsidDel="00B6382D">
            <w:delText>.</w:delText>
          </w:r>
        </w:del>
      </w:moveTo>
    </w:p>
    <w:p w14:paraId="2EC78D10" w14:textId="7BD0ADA1" w:rsidR="00B6382D" w:rsidDel="00B6382D" w:rsidRDefault="00B6382D">
      <w:pPr>
        <w:pStyle w:val="ListParagraph"/>
        <w:numPr>
          <w:ilvl w:val="0"/>
          <w:numId w:val="22"/>
        </w:numPr>
        <w:ind w:left="0"/>
        <w:rPr>
          <w:del w:id="783" w:author="Wells, Kellie S                           Export License Required - US Collins" w:date="2023-06-30T10:14:00Z"/>
          <w:moveTo w:id="784" w:author="Wells, Kellie S                           Export License Required - US Collins" w:date="2023-06-30T10:14:00Z"/>
        </w:rPr>
        <w:pPrChange w:id="785" w:author="Wells, Kellie S                           Export License Required - US Collins" w:date="2023-06-30T10:17:00Z">
          <w:pPr>
            <w:pStyle w:val="ListParagraph"/>
            <w:numPr>
              <w:numId w:val="22"/>
            </w:numPr>
            <w:ind w:left="1854" w:hanging="360"/>
          </w:pPr>
        </w:pPrChange>
      </w:pPr>
      <w:moveTo w:id="786" w:author="Wells, Kellie S                           Export License Required - US Collins" w:date="2023-06-30T10:14:00Z">
        <w:del w:id="787" w:author="Wells, Kellie S                           Export License Required - US Collins" w:date="2023-06-30T10:14:00Z">
          <w:r w:rsidRPr="00AA5ECF" w:rsidDel="00B6382D">
            <w:delText>It tends to prohibit compilation and yields poor performance of code</w:delText>
          </w:r>
          <w:r w:rsidDel="00B6382D">
            <w:delText>.</w:delText>
          </w:r>
        </w:del>
      </w:moveTo>
    </w:p>
    <w:moveToRangeEnd w:id="760"/>
    <w:p w14:paraId="691060F5" w14:textId="77777777" w:rsidR="00B6382D" w:rsidRPr="00B6382D" w:rsidRDefault="00B6382D">
      <w:pPr>
        <w:pStyle w:val="BodyText"/>
        <w:ind w:left="0"/>
        <w:rPr>
          <w:ins w:id="788" w:author="Wells, Kellie S                           Export License Required - US Collins" w:date="2023-06-30T10:07:00Z"/>
        </w:rPr>
        <w:pPrChange w:id="789" w:author="Wells, Kellie S                           Export License Required - US Collins" w:date="2023-06-30T10:17:00Z">
          <w:pPr>
            <w:pStyle w:val="Heading6"/>
          </w:pPr>
        </w:pPrChange>
      </w:pPr>
    </w:p>
    <w:p w14:paraId="663B4A4F" w14:textId="75FA1540" w:rsidR="00AC093B" w:rsidRDefault="00AC093B" w:rsidP="00AC093B">
      <w:pPr>
        <w:pStyle w:val="Heading8"/>
        <w:rPr>
          <w:ins w:id="790" w:author="Wells, Kellie S                           Export License Required - US Collins" w:date="2023-06-30T10:17:00Z"/>
        </w:rPr>
      </w:pPr>
      <w:ins w:id="791" w:author="Wells, Kellie S                           Export License Required - US Collins" w:date="2023-06-30T10:16:00Z">
        <w:r>
          <w:t xml:space="preserve">Caesar Shift decode() function </w:t>
        </w:r>
      </w:ins>
      <w:ins w:id="792" w:author="Wells, Kellie S                           Export License Required - US Collins" w:date="2023-06-30T10:17:00Z">
        <w:r>
          <w:t>–</w:t>
        </w:r>
      </w:ins>
      <w:ins w:id="793" w:author="Wells, Kellie S                           Export License Required - US Collins" w:date="2023-06-30T10:16:00Z">
        <w:r>
          <w:t xml:space="preserve"> Python</w:t>
        </w:r>
      </w:ins>
    </w:p>
    <w:p w14:paraId="160E3216" w14:textId="0574F03C" w:rsidR="00AC093B" w:rsidRPr="00AC093B" w:rsidRDefault="00AC093B">
      <w:pPr>
        <w:pStyle w:val="BodyText"/>
        <w:rPr>
          <w:ins w:id="794" w:author="Wells, Kellie S                           Export License Required - US Collins" w:date="2023-06-30T10:17:00Z"/>
        </w:rPr>
        <w:pPrChange w:id="795" w:author="Wells, Kellie S                           Export License Required - US Collins" w:date="2023-06-30T10:17:00Z">
          <w:pPr>
            <w:pStyle w:val="Heading8"/>
          </w:pPr>
        </w:pPrChange>
      </w:pPr>
      <w:ins w:id="796" w:author="Wells, Kellie S                           Export License Required - US Collins" w:date="2023-06-30T10:17:00Z">
        <w:r>
          <w:t>An example of the Caesar Shift decode function, created in Python:</w:t>
        </w:r>
      </w:ins>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C093B" w14:paraId="1C9E6341" w14:textId="77777777" w:rsidTr="00B44214">
        <w:trPr>
          <w:ins w:id="797" w:author="Wells, Kellie S                           Export License Required - US Collins" w:date="2023-06-30T10:17:00Z"/>
        </w:trPr>
        <w:tc>
          <w:tcPr>
            <w:tcW w:w="9628" w:type="dxa"/>
          </w:tcPr>
          <w:p w14:paraId="42E2FAA3" w14:textId="77777777" w:rsidR="00AC093B" w:rsidRDefault="00AC093B" w:rsidP="00B44214">
            <w:pPr>
              <w:pStyle w:val="BodyText"/>
              <w:keepNext/>
              <w:ind w:left="0"/>
              <w:jc w:val="center"/>
              <w:rPr>
                <w:ins w:id="798" w:author="Wells, Kellie S                           Export License Required - US Collins" w:date="2023-06-30T10:17:00Z"/>
              </w:rPr>
            </w:pPr>
            <w:ins w:id="799" w:author="Wells, Kellie S                           Export License Required - US Collins" w:date="2023-06-30T10:17:00Z">
              <w:r>
                <w:rPr>
                  <w:noProof/>
                </w:rPr>
                <w:drawing>
                  <wp:inline distT="0" distB="0" distL="0" distR="0" wp14:anchorId="0ACC3367" wp14:editId="56DCAE2A">
                    <wp:extent cx="5259070" cy="3044187"/>
                    <wp:effectExtent l="0" t="0" r="0" b="444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a:extLst>
                                <a:ext uri="{28A0092B-C50C-407E-A947-70E740481C1C}">
                                  <a14:useLocalDpi xmlns:a14="http://schemas.microsoft.com/office/drawing/2010/main" val="0"/>
                                </a:ext>
                              </a:extLst>
                            </a:blip>
                            <a:srcRect t="7773" b="15168"/>
                            <a:stretch/>
                          </pic:blipFill>
                          <pic:spPr bwMode="auto">
                            <a:xfrm>
                              <a:off x="0" y="0"/>
                              <a:ext cx="5259600" cy="3044494"/>
                            </a:xfrm>
                            <a:prstGeom prst="rect">
                              <a:avLst/>
                            </a:prstGeom>
                            <a:noFill/>
                            <a:ln>
                              <a:noFill/>
                            </a:ln>
                            <a:extLst>
                              <a:ext uri="{53640926-AAD7-44D8-BBD7-CCE9431645EC}">
                                <a14:shadowObscured xmlns:a14="http://schemas.microsoft.com/office/drawing/2010/main"/>
                              </a:ext>
                            </a:extLst>
                          </pic:spPr>
                        </pic:pic>
                      </a:graphicData>
                    </a:graphic>
                  </wp:inline>
                </w:drawing>
              </w:r>
            </w:ins>
          </w:p>
          <w:p w14:paraId="18B61709" w14:textId="3A70D225" w:rsidR="00AC093B" w:rsidRDefault="00AC093B" w:rsidP="00B44214">
            <w:pPr>
              <w:pStyle w:val="Caption"/>
              <w:rPr>
                <w:ins w:id="800" w:author="Wells, Kellie S                           Export License Required - US Collins" w:date="2023-06-30T10:17:00Z"/>
              </w:rPr>
            </w:pPr>
            <w:ins w:id="801" w:author="Wells, Kellie S                           Export License Required - US Collins" w:date="2023-06-30T10:17:00Z">
              <w:r>
                <w:t xml:space="preserve">Figure </w:t>
              </w:r>
              <w:r>
                <w:fldChar w:fldCharType="begin"/>
              </w:r>
              <w:r>
                <w:instrText xml:space="preserve"> SEQ Figure \* ARABIC </w:instrText>
              </w:r>
              <w:r>
                <w:fldChar w:fldCharType="separate"/>
              </w:r>
            </w:ins>
            <w:ins w:id="802" w:author="Richardson, Corey A (GBR)" w:date="2025-06-30T13:07:00Z" w16du:dateUtc="2025-06-30T12:07:00Z">
              <w:r w:rsidR="009B41DC">
                <w:rPr>
                  <w:noProof/>
                </w:rPr>
                <w:t>2525</w:t>
              </w:r>
            </w:ins>
            <w:ins w:id="803" w:author="Wells, Kellie S                           Export License Required - US Collins" w:date="2023-06-30T10:17:00Z">
              <w:del w:id="804" w:author="Richardson, Corey A (GBR)" w:date="2025-06-30T13:07:00Z" w16du:dateUtc="2025-06-30T12:07:00Z">
                <w:r w:rsidDel="009B41DC">
                  <w:rPr>
                    <w:noProof/>
                  </w:rPr>
                  <w:delText>25</w:delText>
                </w:r>
              </w:del>
              <w:r>
                <w:rPr>
                  <w:noProof/>
                </w:rPr>
                <w:fldChar w:fldCharType="end"/>
              </w:r>
              <w:r>
                <w:t>: Caesar Shift Decode() Function - Python</w:t>
              </w:r>
            </w:ins>
          </w:p>
        </w:tc>
      </w:tr>
    </w:tbl>
    <w:p w14:paraId="035263D2" w14:textId="77777777" w:rsidR="00AC093B" w:rsidRDefault="00AC093B" w:rsidP="00AC093B">
      <w:pPr>
        <w:rPr>
          <w:ins w:id="805" w:author="Wells, Kellie S                           Export License Required - US Collins" w:date="2023-06-30T10:17:00Z"/>
        </w:rPr>
      </w:pPr>
      <w:ins w:id="806" w:author="Wells, Kellie S                           Export License Required - US Collins" w:date="2023-06-30T10:17:00Z">
        <w:r>
          <w:br w:type="page"/>
        </w:r>
      </w:ins>
    </w:p>
    <w:p w14:paraId="092111EC" w14:textId="77777777" w:rsidR="00AC093B" w:rsidRPr="009B41DC" w:rsidRDefault="00AC093B">
      <w:pPr>
        <w:pStyle w:val="BodyText"/>
        <w:rPr>
          <w:ins w:id="807" w:author="Wells, Kellie S                           Export License Required - US Collins" w:date="2023-06-30T10:16:00Z"/>
          <w:bCs/>
        </w:rPr>
        <w:pPrChange w:id="808" w:author="Wells, Kellie S                           Export License Required - US Collins" w:date="2023-06-30T10:17:00Z">
          <w:pPr>
            <w:pStyle w:val="Heading7"/>
          </w:pPr>
        </w:pPrChange>
      </w:pPr>
    </w:p>
    <w:p w14:paraId="6498325F" w14:textId="5DD3BC01" w:rsidR="00AC093B" w:rsidRDefault="00AC093B">
      <w:pPr>
        <w:pStyle w:val="Heading7"/>
        <w:rPr>
          <w:ins w:id="809" w:author="Wells, Kellie S                           Export License Required - US Collins" w:date="2023-06-30T10:18:00Z"/>
        </w:rPr>
      </w:pPr>
      <w:ins w:id="810" w:author="Wells, Kellie S                           Export License Required - US Collins" w:date="2023-06-30T10:18:00Z">
        <w:r>
          <w:t>Statically Typed Languages</w:t>
        </w:r>
      </w:ins>
    </w:p>
    <w:p w14:paraId="5BB3DED2" w14:textId="7F8B1162" w:rsidR="00AC093B" w:rsidRDefault="00AC093B" w:rsidP="00AC093B">
      <w:pPr>
        <w:pStyle w:val="BodyText"/>
        <w:rPr>
          <w:ins w:id="811" w:author="Wells, Kellie S                           Export License Required - US Collins" w:date="2023-06-30T10:18:00Z"/>
        </w:rPr>
      </w:pPr>
      <w:ins w:id="812" w:author="Wells, Kellie S                           Export License Required - US Collins" w:date="2023-06-30T10:18:00Z">
        <w:r w:rsidRPr="008D2009">
          <w:t xml:space="preserve">In statically typed programming languages, type checking occurs at compile time. At compile time, source code in a specific programming language is converted to a machine-readable format. This means that </w:t>
        </w:r>
        <w:r w:rsidRPr="0082678A">
          <w:rPr>
            <w:i/>
            <w:iCs/>
          </w:rPr>
          <w:t>before</w:t>
        </w:r>
        <w:r w:rsidRPr="008D2009">
          <w:t xml:space="preserve"> source code is compiled, the type associated with every variable must be known.</w:t>
        </w:r>
        <w:r>
          <w:t xml:space="preserve"> T</w:t>
        </w:r>
        <w:r w:rsidRPr="00222072">
          <w:t>he programmer is required to explicitly state the data type of each variable when the variable is being declared.</w:t>
        </w:r>
      </w:ins>
    </w:p>
    <w:p w14:paraId="1E77F548" w14:textId="269CF63F" w:rsidR="00AC093B" w:rsidRDefault="00AC093B" w:rsidP="00AC093B">
      <w:pPr>
        <w:pStyle w:val="BodyText"/>
        <w:rPr>
          <w:ins w:id="813" w:author="Wells, Kellie S                           Export License Required - US Collins" w:date="2023-06-30T10:18:00Z"/>
        </w:rPr>
      </w:pPr>
      <w:ins w:id="814" w:author="Wells, Kellie S                           Export License Required - US Collins" w:date="2023-06-30T10:18:00Z">
        <w:r>
          <w:t xml:space="preserve">C# is a statically typed language. To declare an integer (whole number) variable called </w:t>
        </w:r>
        <w:r>
          <w:rPr>
            <w:b/>
            <w:bCs/>
          </w:rPr>
          <w:t xml:space="preserve">counter </w:t>
        </w:r>
        <w:r w:rsidRPr="00222072">
          <w:t>you would</w:t>
        </w:r>
        <w:r>
          <w:t xml:space="preserve"> write:</w:t>
        </w:r>
      </w:ins>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AC093B" w14:paraId="3A3DF49D" w14:textId="77777777" w:rsidTr="00B44214">
        <w:trPr>
          <w:ins w:id="815" w:author="Wells, Kellie S                           Export License Required - US Collins" w:date="2023-06-30T10:18:00Z"/>
        </w:trPr>
        <w:tc>
          <w:tcPr>
            <w:tcW w:w="9628" w:type="dxa"/>
          </w:tcPr>
          <w:p w14:paraId="7B09A092" w14:textId="77777777" w:rsidR="00AC093B" w:rsidRDefault="00AC093B" w:rsidP="00B44214">
            <w:pPr>
              <w:pStyle w:val="BodyText"/>
              <w:keepNext/>
              <w:ind w:left="0"/>
              <w:jc w:val="center"/>
              <w:rPr>
                <w:ins w:id="816" w:author="Wells, Kellie S                           Export License Required - US Collins" w:date="2023-06-30T10:18:00Z"/>
              </w:rPr>
            </w:pPr>
            <w:ins w:id="817" w:author="Wells, Kellie S                           Export License Required - US Collins" w:date="2023-06-30T10:18:00Z">
              <w:r>
                <w:rPr>
                  <w:noProof/>
                </w:rPr>
                <w:drawing>
                  <wp:inline distT="0" distB="0" distL="0" distR="0" wp14:anchorId="632B6300" wp14:editId="1281DDE1">
                    <wp:extent cx="5258855" cy="616689"/>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4">
                              <a:extLst>
                                <a:ext uri="{28A0092B-C50C-407E-A947-70E740481C1C}">
                                  <a14:useLocalDpi xmlns:a14="http://schemas.microsoft.com/office/drawing/2010/main" val="0"/>
                                </a:ext>
                              </a:extLst>
                            </a:blip>
                            <a:srcRect b="84396"/>
                            <a:stretch/>
                          </pic:blipFill>
                          <pic:spPr bwMode="auto">
                            <a:xfrm>
                              <a:off x="0" y="0"/>
                              <a:ext cx="5259600" cy="616776"/>
                            </a:xfrm>
                            <a:prstGeom prst="rect">
                              <a:avLst/>
                            </a:prstGeom>
                            <a:noFill/>
                            <a:ln>
                              <a:noFill/>
                            </a:ln>
                            <a:extLst>
                              <a:ext uri="{53640926-AAD7-44D8-BBD7-CCE9431645EC}">
                                <a14:shadowObscured xmlns:a14="http://schemas.microsoft.com/office/drawing/2010/main"/>
                              </a:ext>
                            </a:extLst>
                          </pic:spPr>
                        </pic:pic>
                      </a:graphicData>
                    </a:graphic>
                  </wp:inline>
                </w:drawing>
              </w:r>
            </w:ins>
          </w:p>
          <w:p w14:paraId="3B6203F0" w14:textId="04D0EC73" w:rsidR="00AC093B" w:rsidRDefault="00AC093B" w:rsidP="00B44214">
            <w:pPr>
              <w:pStyle w:val="Caption"/>
              <w:rPr>
                <w:ins w:id="818" w:author="Wells, Kellie S                           Export License Required - US Collins" w:date="2023-06-30T10:18:00Z"/>
              </w:rPr>
            </w:pPr>
            <w:ins w:id="819" w:author="Wells, Kellie S                           Export License Required - US Collins" w:date="2023-06-30T10:18:00Z">
              <w:r>
                <w:t xml:space="preserve">Figure </w:t>
              </w:r>
              <w:r>
                <w:fldChar w:fldCharType="begin"/>
              </w:r>
              <w:r>
                <w:instrText xml:space="preserve"> SEQ Figure \* ARABIC </w:instrText>
              </w:r>
              <w:r>
                <w:fldChar w:fldCharType="separate"/>
              </w:r>
            </w:ins>
            <w:ins w:id="820" w:author="Richardson, Corey A (GBR)" w:date="2025-06-30T13:07:00Z" w16du:dateUtc="2025-06-30T12:07:00Z">
              <w:r w:rsidR="009B41DC">
                <w:rPr>
                  <w:noProof/>
                </w:rPr>
                <w:t>2626</w:t>
              </w:r>
            </w:ins>
            <w:ins w:id="821" w:author="Wells, Kellie S                           Export License Required - US Collins" w:date="2023-06-30T10:18:00Z">
              <w:del w:id="822" w:author="Richardson, Corey A (GBR)" w:date="2025-06-30T13:07:00Z" w16du:dateUtc="2025-06-30T12:07:00Z">
                <w:r w:rsidDel="009B41DC">
                  <w:rPr>
                    <w:noProof/>
                  </w:rPr>
                  <w:delText>26</w:delText>
                </w:r>
              </w:del>
              <w:r>
                <w:rPr>
                  <w:noProof/>
                </w:rPr>
                <w:fldChar w:fldCharType="end"/>
              </w:r>
              <w:r>
                <w:t>: Declaring an Integer Variable - C#</w:t>
              </w:r>
            </w:ins>
          </w:p>
        </w:tc>
      </w:tr>
    </w:tbl>
    <w:p w14:paraId="1EE047B5" w14:textId="14F8DA11" w:rsidR="00AC093B" w:rsidRDefault="00AC093B" w:rsidP="00AC093B">
      <w:pPr>
        <w:pStyle w:val="BodyText"/>
        <w:rPr>
          <w:ins w:id="823" w:author="Wells, Kellie S                           Export License Required - US Collins" w:date="2023-06-30T10:20:00Z"/>
        </w:rPr>
      </w:pPr>
      <w:ins w:id="824" w:author="Wells, Kellie S                           Export License Required - US Collins" w:date="2023-06-30T10:20:00Z">
        <w:r>
          <w:t>Advantages:</w:t>
        </w:r>
      </w:ins>
    </w:p>
    <w:p w14:paraId="7924C141" w14:textId="77777777" w:rsidR="00AC093B" w:rsidRDefault="00AC093B" w:rsidP="00AC093B">
      <w:pPr>
        <w:pStyle w:val="ListParagraph"/>
        <w:numPr>
          <w:ilvl w:val="0"/>
          <w:numId w:val="27"/>
        </w:numPr>
        <w:rPr>
          <w:moveTo w:id="825" w:author="Wells, Kellie S                           Export License Required - US Collins" w:date="2023-06-30T10:20:00Z"/>
        </w:rPr>
      </w:pPr>
      <w:moveToRangeStart w:id="826" w:author="Wells, Kellie S                           Export License Required - US Collins" w:date="2023-06-30T10:20:00Z" w:name="move139012825"/>
      <w:moveTo w:id="827" w:author="Wells, Kellie S                           Export License Required - US Collins" w:date="2023-06-30T10:20:00Z">
        <w:r w:rsidRPr="00AA5ECF">
          <w:t>Fewer errors are detected in runtime and the final code</w:t>
        </w:r>
        <w:r>
          <w:t>.</w:t>
        </w:r>
      </w:moveTo>
    </w:p>
    <w:p w14:paraId="4E0D8343" w14:textId="025475CC" w:rsidR="00AC093B" w:rsidRDefault="00AC093B" w:rsidP="00AC093B">
      <w:pPr>
        <w:pStyle w:val="ListParagraph"/>
        <w:numPr>
          <w:ilvl w:val="0"/>
          <w:numId w:val="27"/>
        </w:numPr>
        <w:rPr>
          <w:ins w:id="828" w:author="Wells, Kellie S                           Export License Required - US Collins" w:date="2023-06-30T10:20:00Z"/>
        </w:rPr>
      </w:pPr>
      <w:moveTo w:id="829" w:author="Wells, Kellie S                           Export License Required - US Collins" w:date="2023-06-30T10:20:00Z">
        <w:r w:rsidRPr="00AA5ECF">
          <w:t>Allow compiler optimization that yields faster code</w:t>
        </w:r>
        <w:r>
          <w:t>.</w:t>
        </w:r>
      </w:moveTo>
    </w:p>
    <w:p w14:paraId="7EC480A1" w14:textId="77777777" w:rsidR="00AC093B" w:rsidRDefault="00AC093B" w:rsidP="00AC093B">
      <w:pPr>
        <w:pStyle w:val="BodyText"/>
        <w:rPr>
          <w:ins w:id="830" w:author="Wells, Kellie S                           Export License Required - US Collins" w:date="2023-06-30T10:20:00Z"/>
        </w:rPr>
      </w:pPr>
      <w:ins w:id="831" w:author="Wells, Kellie S                           Export License Required - US Collins" w:date="2023-06-30T10:20:00Z">
        <w:r>
          <w:t>Disadvantages</w:t>
        </w:r>
      </w:ins>
    </w:p>
    <w:p w14:paraId="586693C6" w14:textId="77777777" w:rsidR="00AC093B" w:rsidRDefault="00AC093B" w:rsidP="00AC093B">
      <w:pPr>
        <w:pStyle w:val="ListParagraph"/>
        <w:numPr>
          <w:ilvl w:val="0"/>
          <w:numId w:val="27"/>
        </w:numPr>
        <w:rPr>
          <w:ins w:id="832" w:author="Wells, Kellie S                           Export License Required - US Collins" w:date="2023-06-30T10:21:00Z"/>
        </w:rPr>
      </w:pPr>
      <w:ins w:id="833" w:author="Wells, Kellie S                           Export License Required - US Collins" w:date="2023-06-30T10:20:00Z">
        <w:r w:rsidRPr="00AA5ECF">
          <w:t>It can lead to verbose type declarations</w:t>
        </w:r>
        <w:r>
          <w:t>.</w:t>
        </w:r>
      </w:ins>
    </w:p>
    <w:p w14:paraId="69813472" w14:textId="7D7A5046" w:rsidR="00AC093B" w:rsidRDefault="00AC093B">
      <w:pPr>
        <w:pStyle w:val="ListParagraph"/>
        <w:numPr>
          <w:ilvl w:val="0"/>
          <w:numId w:val="27"/>
        </w:numPr>
        <w:rPr>
          <w:ins w:id="834" w:author="Wells, Kellie S                           Export License Required - US Collins" w:date="2023-06-30T10:20:00Z"/>
        </w:rPr>
        <w:pPrChange w:id="835" w:author="Wells, Kellie S                           Export License Required - US Collins" w:date="2023-06-30T10:21:00Z">
          <w:pPr>
            <w:pStyle w:val="BodyText"/>
            <w:numPr>
              <w:numId w:val="27"/>
            </w:numPr>
            <w:ind w:left="1854" w:hanging="360"/>
          </w:pPr>
        </w:pPrChange>
      </w:pPr>
      <w:ins w:id="836" w:author="Wells, Kellie S                           Export License Required - US Collins" w:date="2023-06-30T10:20:00Z">
        <w:r>
          <w:t>It can be slower to write code.</w:t>
        </w:r>
      </w:ins>
    </w:p>
    <w:p w14:paraId="604A9BFA" w14:textId="77777777" w:rsidR="00AC093B" w:rsidRDefault="00AC093B">
      <w:pPr>
        <w:ind w:left="720"/>
        <w:rPr>
          <w:moveTo w:id="837" w:author="Wells, Kellie S                           Export License Required - US Collins" w:date="2023-06-30T10:20:00Z"/>
        </w:rPr>
        <w:pPrChange w:id="838" w:author="Wells, Kellie S                           Export License Required - US Collins" w:date="2023-06-30T10:20:00Z">
          <w:pPr>
            <w:pStyle w:val="ListParagraph"/>
            <w:numPr>
              <w:numId w:val="27"/>
            </w:numPr>
            <w:ind w:left="1854" w:hanging="360"/>
          </w:pPr>
        </w:pPrChange>
      </w:pPr>
    </w:p>
    <w:p w14:paraId="1336E5D8" w14:textId="77777777" w:rsidR="00AC093B" w:rsidRPr="00AA5ECF" w:rsidRDefault="00AC093B" w:rsidP="00AC093B">
      <w:pPr>
        <w:pStyle w:val="ListParagraph"/>
        <w:ind w:left="1854"/>
        <w:rPr>
          <w:moveTo w:id="839" w:author="Wells, Kellie S                           Export License Required - US Collins" w:date="2023-06-30T10:20:00Z"/>
        </w:rPr>
      </w:pPr>
    </w:p>
    <w:p w14:paraId="1FD85980" w14:textId="77777777" w:rsidR="00AC093B" w:rsidRDefault="00AC093B">
      <w:pPr>
        <w:rPr>
          <w:ins w:id="840" w:author="Wells, Kellie S                           Export License Required - US Collins" w:date="2023-06-30T10:24:00Z"/>
        </w:rPr>
      </w:pPr>
      <w:ins w:id="841" w:author="Wells, Kellie S                           Export License Required - US Collins" w:date="2023-06-30T10:24:00Z">
        <w:r>
          <w:br w:type="page"/>
        </w:r>
      </w:ins>
    </w:p>
    <w:p w14:paraId="3C1C4844" w14:textId="50DF4148" w:rsidR="00AC093B" w:rsidDel="00AC093B" w:rsidRDefault="00AC093B" w:rsidP="00AC093B">
      <w:pPr>
        <w:rPr>
          <w:del w:id="842" w:author="Wells, Kellie S                           Export License Required - US Collins" w:date="2023-06-30T10:20:00Z"/>
        </w:rPr>
      </w:pPr>
      <w:moveTo w:id="843" w:author="Wells, Kellie S                           Export License Required - US Collins" w:date="2023-06-30T10:20:00Z">
        <w:del w:id="844" w:author="Wells, Kellie S                           Export License Required - US Collins" w:date="2023-06-30T10:20:00Z">
          <w:r w:rsidDel="00AC093B">
            <w:lastRenderedPageBreak/>
            <w:delText>Disadvantages</w:delText>
          </w:r>
        </w:del>
      </w:moveTo>
    </w:p>
    <w:p w14:paraId="240D2668" w14:textId="3C8DD934" w:rsidR="00AC093B" w:rsidDel="00AC093B" w:rsidRDefault="00AC093B">
      <w:pPr>
        <w:rPr>
          <w:del w:id="845" w:author="Wells, Kellie S                           Export License Required - US Collins" w:date="2023-06-30T10:20:00Z"/>
          <w:moveTo w:id="846" w:author="Wells, Kellie S                           Export License Required - US Collins" w:date="2023-06-30T10:20:00Z"/>
        </w:rPr>
        <w:pPrChange w:id="847" w:author="Wells, Kellie S                           Export License Required - US Collins" w:date="2023-06-30T10:20:00Z">
          <w:pPr>
            <w:pStyle w:val="ListParagraph"/>
            <w:numPr>
              <w:numId w:val="26"/>
            </w:numPr>
            <w:ind w:left="1854" w:hanging="360"/>
          </w:pPr>
        </w:pPrChange>
      </w:pPr>
      <w:moveTo w:id="848" w:author="Wells, Kellie S                           Export License Required - US Collins" w:date="2023-06-30T10:20:00Z">
        <w:del w:id="849" w:author="Wells, Kellie S                           Export License Required - US Collins" w:date="2023-06-30T10:20:00Z">
          <w:r w:rsidRPr="00AA5ECF" w:rsidDel="00AC093B">
            <w:delText>It can lead to verbose type declarations</w:delText>
          </w:r>
          <w:r w:rsidDel="00AC093B">
            <w:delText>.</w:delText>
          </w:r>
        </w:del>
      </w:moveTo>
    </w:p>
    <w:p w14:paraId="2787251F" w14:textId="2F88AF70" w:rsidR="00AC093B" w:rsidDel="00AC093B" w:rsidRDefault="00AC093B" w:rsidP="00AC093B">
      <w:pPr>
        <w:pStyle w:val="BodyText"/>
        <w:numPr>
          <w:ilvl w:val="0"/>
          <w:numId w:val="26"/>
        </w:numPr>
        <w:rPr>
          <w:del w:id="850" w:author="Wells, Kellie S                           Export License Required - US Collins" w:date="2023-06-30T10:20:00Z"/>
          <w:moveTo w:id="851" w:author="Wells, Kellie S                           Export License Required - US Collins" w:date="2023-06-30T10:20:00Z"/>
        </w:rPr>
      </w:pPr>
      <w:moveTo w:id="852" w:author="Wells, Kellie S                           Export License Required - US Collins" w:date="2023-06-30T10:20:00Z">
        <w:del w:id="853" w:author="Wells, Kellie S                           Export License Required - US Collins" w:date="2023-06-30T10:20:00Z">
          <w:r w:rsidDel="00AC093B">
            <w:delText>It can be slower to write code.</w:delText>
          </w:r>
        </w:del>
      </w:moveTo>
    </w:p>
    <w:moveToRangeEnd w:id="826"/>
    <w:p w14:paraId="59C7C75B" w14:textId="1768F763" w:rsidR="00AC093B" w:rsidRDefault="00AC093B" w:rsidP="00AC093B">
      <w:pPr>
        <w:pStyle w:val="Heading8"/>
        <w:rPr>
          <w:ins w:id="854" w:author="Wells, Kellie S                           Export License Required - US Collins" w:date="2023-06-30T10:24:00Z"/>
        </w:rPr>
      </w:pPr>
      <w:ins w:id="855" w:author="Wells, Kellie S                           Export License Required - US Collins" w:date="2023-06-30T10:23:00Z">
        <w:r>
          <w:t>Caesar Shift decode() function – C#</w:t>
        </w:r>
      </w:ins>
    </w:p>
    <w:p w14:paraId="30E74318" w14:textId="4507A3E3" w:rsidR="00AC093B" w:rsidRPr="00AC093B" w:rsidRDefault="00AC093B">
      <w:pPr>
        <w:pStyle w:val="BodyText"/>
        <w:ind w:left="0"/>
        <w:rPr>
          <w:ins w:id="856" w:author="Wells, Kellie S                           Export License Required - US Collins" w:date="2023-06-30T10:23:00Z"/>
        </w:rPr>
        <w:pPrChange w:id="857" w:author="Wells, Kellie S                           Export License Required - US Collins" w:date="2023-06-30T10:25:00Z">
          <w:pPr>
            <w:pStyle w:val="Heading8"/>
          </w:pPr>
        </w:pPrChange>
      </w:pPr>
      <w:ins w:id="858" w:author="Wells, Kellie S                           Export License Required - US Collins" w:date="2023-06-30T10:25:00Z">
        <w:r>
          <w:t>This is a suggested coding solution to the Caesar Shift, using C#.</w:t>
        </w:r>
      </w:ins>
    </w:p>
    <w:p w14:paraId="412B8892" w14:textId="77777777" w:rsidR="00AC093B" w:rsidRDefault="00AC093B" w:rsidP="00AC093B">
      <w:pPr>
        <w:pStyle w:val="BodyText"/>
        <w:keepNext/>
        <w:ind w:left="0"/>
        <w:rPr>
          <w:ins w:id="859" w:author="Wells, Kellie S                           Export License Required - US Collins" w:date="2023-06-30T10:24:00Z"/>
        </w:rPr>
      </w:pPr>
      <w:ins w:id="860" w:author="Wells, Kellie S                           Export License Required - US Collins" w:date="2023-06-30T10:23:00Z">
        <w:r>
          <w:rPr>
            <w:noProof/>
          </w:rPr>
          <w:drawing>
            <wp:inline distT="0" distB="0" distL="0" distR="0" wp14:anchorId="127C1BAB" wp14:editId="1234A356">
              <wp:extent cx="5259070" cy="6002715"/>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t="4764"/>
                      <a:stretch/>
                    </pic:blipFill>
                    <pic:spPr bwMode="auto">
                      <a:xfrm>
                        <a:off x="0" y="0"/>
                        <a:ext cx="5259600" cy="6003320"/>
                      </a:xfrm>
                      <a:prstGeom prst="rect">
                        <a:avLst/>
                      </a:prstGeom>
                      <a:noFill/>
                      <a:ln>
                        <a:noFill/>
                      </a:ln>
                      <a:extLst>
                        <a:ext uri="{53640926-AAD7-44D8-BBD7-CCE9431645EC}">
                          <a14:shadowObscured xmlns:a14="http://schemas.microsoft.com/office/drawing/2010/main"/>
                        </a:ext>
                      </a:extLst>
                    </pic:spPr>
                  </pic:pic>
                </a:graphicData>
              </a:graphic>
            </wp:inline>
          </w:drawing>
        </w:r>
      </w:ins>
    </w:p>
    <w:p w14:paraId="1882D500" w14:textId="7E572992" w:rsidR="00AC093B" w:rsidRDefault="00AC093B">
      <w:pPr>
        <w:pStyle w:val="Caption"/>
        <w:rPr>
          <w:ins w:id="861" w:author="Wells, Kellie S                           Export License Required - US Collins" w:date="2023-06-30T10:23:00Z"/>
        </w:rPr>
        <w:pPrChange w:id="862" w:author="Wells, Kellie S                           Export License Required - US Collins" w:date="2023-06-30T10:24:00Z">
          <w:pPr>
            <w:pStyle w:val="BodyText"/>
            <w:keepNext/>
            <w:ind w:left="0"/>
          </w:pPr>
        </w:pPrChange>
      </w:pPr>
      <w:ins w:id="863" w:author="Wells, Kellie S                           Export License Required - US Collins" w:date="2023-06-30T10:24:00Z">
        <w:r>
          <w:t xml:space="preserve">Figure </w:t>
        </w:r>
        <w:r>
          <w:fldChar w:fldCharType="begin"/>
        </w:r>
        <w:r>
          <w:instrText xml:space="preserve"> SEQ Figure \* ARABIC </w:instrText>
        </w:r>
      </w:ins>
      <w:r>
        <w:fldChar w:fldCharType="separate"/>
      </w:r>
      <w:ins w:id="864" w:author="Richardson, Corey A (GBR)" w:date="2025-06-30T13:07:00Z" w16du:dateUtc="2025-06-30T12:07:00Z">
        <w:r w:rsidR="009B41DC">
          <w:rPr>
            <w:noProof/>
          </w:rPr>
          <w:t>2727</w:t>
        </w:r>
      </w:ins>
      <w:ins w:id="865" w:author="Wells, Kellie S                           Export License Required - US Collins" w:date="2023-06-30T10:24:00Z">
        <w:del w:id="866" w:author="Richardson, Corey A (GBR)" w:date="2025-06-30T13:07:00Z" w16du:dateUtc="2025-06-30T12:07:00Z">
          <w:r w:rsidDel="009B41DC">
            <w:rPr>
              <w:noProof/>
            </w:rPr>
            <w:delText>27</w:delText>
          </w:r>
        </w:del>
        <w:r>
          <w:fldChar w:fldCharType="end"/>
        </w:r>
        <w:r>
          <w:t>: Caesar Shift decode() function - C#</w:t>
        </w:r>
      </w:ins>
    </w:p>
    <w:p w14:paraId="787C3C3F" w14:textId="6042565E" w:rsidR="00D37DE1" w:rsidDel="00AC093B" w:rsidRDefault="00B32442">
      <w:pPr>
        <w:pStyle w:val="Heading1"/>
        <w:rPr>
          <w:del w:id="867" w:author="Wells, Kellie S                           Export License Required - US Collins" w:date="2023-06-30T10:24:00Z"/>
        </w:rPr>
      </w:pPr>
      <w:del w:id="868" w:author="Wells, Kellie S                           Export License Required - US Collins" w:date="2023-06-30T10:24:00Z">
        <w:r w:rsidDel="00AC093B">
          <w:lastRenderedPageBreak/>
          <w:delText>Language Comparison: Python vs C#</w:delText>
        </w:r>
        <w:bookmarkEnd w:id="699"/>
      </w:del>
    </w:p>
    <w:p w14:paraId="5AC75A53" w14:textId="020C48C8" w:rsidR="00222072" w:rsidDel="00AC093B" w:rsidRDefault="008D2009">
      <w:pPr>
        <w:pStyle w:val="Heading1"/>
        <w:rPr>
          <w:del w:id="869" w:author="Wells, Kellie S                           Export License Required - US Collins" w:date="2023-06-30T10:24:00Z"/>
          <w:bCs/>
        </w:rPr>
        <w:pPrChange w:id="870" w:author="Wells, Kellie S                           Export License Required - US Collins" w:date="2023-06-30T10:24:00Z">
          <w:pPr>
            <w:pStyle w:val="BodyText"/>
          </w:pPr>
        </w:pPrChange>
      </w:pPr>
      <w:del w:id="871" w:author="Wells, Kellie S                           Export License Required - US Collins" w:date="2023-06-30T10:24:00Z">
        <w:r w:rsidDel="00AC093B">
          <w:rPr>
            <w:bCs/>
          </w:rPr>
          <w:lastRenderedPageBreak/>
          <w:delText>NOTE: Do not read this page until you have completed the task!</w:delText>
        </w:r>
      </w:del>
    </w:p>
    <w:p w14:paraId="0A236BEC" w14:textId="144DC12C" w:rsidR="007A4282" w:rsidDel="00AC093B" w:rsidRDefault="007A4282">
      <w:pPr>
        <w:pStyle w:val="Heading1"/>
        <w:rPr>
          <w:del w:id="872" w:author="Wells, Kellie S                           Export License Required - US Collins" w:date="2023-06-30T10:24:00Z"/>
          <w:moveFrom w:id="873" w:author="Wells, Kellie S                           Export License Required - US Collins" w:date="2023-06-30T10:07:00Z"/>
        </w:rPr>
        <w:pPrChange w:id="874" w:author="Wells, Kellie S                           Export License Required - US Collins" w:date="2023-06-30T10:24:00Z">
          <w:pPr>
            <w:pStyle w:val="BodyText"/>
          </w:pPr>
        </w:pPrChange>
      </w:pPr>
      <w:moveFromRangeStart w:id="875" w:author="Wells, Kellie S                           Export License Required - US Collins" w:date="2023-06-30T10:07:00Z" w:name="move139012067"/>
      <w:moveFrom w:id="876" w:author="Wells, Kellie S                           Export License Required - US Collins" w:date="2023-06-30T10:07:00Z">
        <w:del w:id="877" w:author="Wells, Kellie S                           Export License Required - US Collins" w:date="2023-06-30T10:24:00Z">
          <w:r w:rsidDel="00AC093B">
            <w:lastRenderedPageBreak/>
            <w:delText xml:space="preserve">The following pages compare the difference between dynamically typed languages like </w:delText>
          </w:r>
          <w:r w:rsidRPr="007A4282" w:rsidDel="00AC093B">
            <w:rPr>
              <w:bCs/>
            </w:rPr>
            <w:delText>Python</w:delText>
          </w:r>
          <w:r w:rsidDel="00AC093B">
            <w:delText xml:space="preserve">, as you have been using, and statically typed languages like </w:delText>
          </w:r>
          <w:r w:rsidRPr="007A4282" w:rsidDel="00AC093B">
            <w:rPr>
              <w:bCs/>
            </w:rPr>
            <w:delText>C#</w:delText>
          </w:r>
          <w:r w:rsidDel="00AC093B">
            <w:delText>.</w:delText>
          </w:r>
        </w:del>
      </w:moveFrom>
    </w:p>
    <w:p w14:paraId="44C8CD3A" w14:textId="022F2EEC" w:rsidR="007A4282" w:rsidRPr="007A4282" w:rsidDel="00AC093B" w:rsidRDefault="007A4282">
      <w:pPr>
        <w:pStyle w:val="Heading1"/>
        <w:rPr>
          <w:del w:id="878" w:author="Wells, Kellie S                           Export License Required - US Collins" w:date="2023-06-30T10:24:00Z"/>
          <w:moveFrom w:id="879" w:author="Wells, Kellie S                           Export License Required - US Collins" w:date="2023-06-30T10:07:00Z"/>
        </w:rPr>
        <w:pPrChange w:id="880" w:author="Wells, Kellie S                           Export License Required - US Collins" w:date="2023-06-30T10:24:00Z">
          <w:pPr>
            <w:pStyle w:val="BodyText"/>
          </w:pPr>
        </w:pPrChange>
      </w:pPr>
      <w:moveFrom w:id="881" w:author="Wells, Kellie S                           Export License Required - US Collins" w:date="2023-06-30T10:07:00Z">
        <w:del w:id="882" w:author="Wells, Kellie S                           Export License Required - US Collins" w:date="2023-06-30T10:24:00Z">
          <w:r w:rsidDel="00AC093B">
            <w:lastRenderedPageBreak/>
            <w:delText xml:space="preserve">Each page contains a comparison of the two, as well as an example of each using the </w:delText>
          </w:r>
          <w:r w:rsidRPr="007A4282" w:rsidDel="00AC093B">
            <w:rPr>
              <w:bCs/>
            </w:rPr>
            <w:delText>decode</w:delText>
          </w:r>
          <w:r w:rsidDel="00AC093B">
            <w:rPr>
              <w:bCs/>
            </w:rPr>
            <w:delText xml:space="preserve"> </w:delText>
          </w:r>
          <w:r w:rsidRPr="007A4282" w:rsidDel="00AC093B">
            <w:delText>function</w:delText>
          </w:r>
          <w:r w:rsidDel="00AC093B">
            <w:delText xml:space="preserve"> from the extension task. Take a look at the two and see the clear differences between each.</w:delText>
          </w:r>
        </w:del>
      </w:moveFrom>
    </w:p>
    <w:p w14:paraId="796ADF6D" w14:textId="5DE7D11C" w:rsidR="00222072" w:rsidDel="00AC093B" w:rsidRDefault="00222072">
      <w:pPr>
        <w:pStyle w:val="Heading1"/>
        <w:rPr>
          <w:del w:id="883" w:author="Wells, Kellie S                           Export License Required - US Collins" w:date="2023-06-30T10:17:00Z"/>
        </w:rPr>
        <w:pPrChange w:id="884" w:author="Wells, Kellie S                           Export License Required - US Collins" w:date="2023-06-30T10:24:00Z">
          <w:pPr>
            <w:pStyle w:val="Heading2"/>
          </w:pPr>
        </w:pPrChange>
      </w:pPr>
      <w:bookmarkStart w:id="885" w:name="_Toc138945142"/>
      <w:moveFromRangeEnd w:id="875"/>
      <w:del w:id="886" w:author="Wells, Kellie S                           Export License Required - US Collins" w:date="2023-06-30T10:17:00Z">
        <w:r w:rsidDel="00AC093B">
          <w:lastRenderedPageBreak/>
          <w:delText>Dynamically Typed Languages</w:delText>
        </w:r>
        <w:bookmarkEnd w:id="885"/>
      </w:del>
    </w:p>
    <w:p w14:paraId="11EE2E17" w14:textId="36129BE2" w:rsidR="00222072" w:rsidDel="00B6382D" w:rsidRDefault="00222072">
      <w:pPr>
        <w:pStyle w:val="Heading1"/>
        <w:rPr>
          <w:del w:id="887" w:author="Wells, Kellie S                           Export License Required - US Collins" w:date="2023-06-30T10:13:00Z"/>
        </w:rPr>
        <w:pPrChange w:id="888" w:author="Wells, Kellie S                           Export License Required - US Collins" w:date="2023-06-30T10:24:00Z">
          <w:pPr>
            <w:pStyle w:val="BodyText"/>
          </w:pPr>
        </w:pPrChange>
      </w:pPr>
      <w:del w:id="889" w:author="Wells, Kellie S                           Export License Required - US Collins" w:date="2023-06-30T10:13:00Z">
        <w:r w:rsidDel="00B6382D">
          <w:lastRenderedPageBreak/>
          <w:delText>I</w:delText>
        </w:r>
        <w:r w:rsidRPr="00222072" w:rsidDel="00B6382D">
          <w:delText>n dynamically typed languages, type checking takes place at runtime or execution time. This means that variables are checked against types only when the program is executing.</w:delText>
        </w:r>
        <w:r w:rsidDel="00B6382D">
          <w:delText xml:space="preserve"> T</w:delText>
        </w:r>
        <w:r w:rsidRPr="00222072" w:rsidDel="00B6382D">
          <w:delText>here</w:delText>
        </w:r>
        <w:r w:rsidDel="00B6382D">
          <w:delText xml:space="preserve"> i</w:delText>
        </w:r>
        <w:r w:rsidRPr="00222072" w:rsidDel="00B6382D">
          <w:delText>s no requirement to explicitly state the data type during variable declarations.</w:delText>
        </w:r>
      </w:del>
    </w:p>
    <w:p w14:paraId="512523F6" w14:textId="1E84991D" w:rsidR="00AA5ECF" w:rsidDel="00B6382D" w:rsidRDefault="00222072">
      <w:pPr>
        <w:pStyle w:val="Heading1"/>
        <w:rPr>
          <w:del w:id="890" w:author="Wells, Kellie S                           Export License Required - US Collins" w:date="2023-06-30T10:13:00Z"/>
        </w:rPr>
        <w:pPrChange w:id="891" w:author="Wells, Kellie S                           Export License Required - US Collins" w:date="2023-06-30T10:24:00Z">
          <w:pPr>
            <w:pStyle w:val="BodyText"/>
          </w:pPr>
        </w:pPrChange>
      </w:pPr>
      <w:del w:id="892" w:author="Wells, Kellie S                           Export License Required - US Collins" w:date="2023-06-30T10:13:00Z">
        <w:r w:rsidDel="00B6382D">
          <w:lastRenderedPageBreak/>
          <w:delText xml:space="preserve">Python is a dynamically typed language. To declare an integer (whole number) variable called </w:delText>
        </w:r>
        <w:r w:rsidDel="00B6382D">
          <w:rPr>
            <w:bCs/>
          </w:rPr>
          <w:delText xml:space="preserve">counter </w:delText>
        </w:r>
        <w:r w:rsidRPr="00222072" w:rsidDel="00B6382D">
          <w:delText>you would</w:delText>
        </w:r>
        <w:r w:rsidDel="00B6382D">
          <w:delText xml:space="preserve"> write:</w:delText>
        </w:r>
      </w:del>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5D74" w:rsidDel="00B6382D" w14:paraId="5BBF6F03" w14:textId="1461BB91" w:rsidTr="00F05D74">
        <w:trPr>
          <w:del w:id="893" w:author="Wells, Kellie S                           Export License Required - US Collins" w:date="2023-06-30T10:13:00Z"/>
        </w:trPr>
        <w:tc>
          <w:tcPr>
            <w:tcW w:w="9628" w:type="dxa"/>
          </w:tcPr>
          <w:p w14:paraId="31F098ED" w14:textId="59ADA4F5" w:rsidR="00F05D74" w:rsidDel="00B6382D" w:rsidRDefault="00F05D74">
            <w:pPr>
              <w:pStyle w:val="Heading1"/>
              <w:rPr>
                <w:del w:id="894" w:author="Wells, Kellie S                           Export License Required - US Collins" w:date="2023-06-30T10:13:00Z"/>
              </w:rPr>
              <w:pPrChange w:id="895" w:author="Wells, Kellie S                           Export License Required - US Collins" w:date="2023-06-30T10:24:00Z">
                <w:pPr>
                  <w:pStyle w:val="BodyText"/>
                  <w:keepNext/>
                  <w:ind w:left="0"/>
                  <w:jc w:val="center"/>
                </w:pPr>
              </w:pPrChange>
            </w:pPr>
            <w:del w:id="896" w:author="Wells, Kellie S                           Export License Required - US Collins" w:date="2023-06-30T10:13:00Z">
              <w:r w:rsidDel="00B6382D">
                <w:rPr>
                  <w:b w:val="0"/>
                  <w:noProof/>
                </w:rPr>
                <w:lastRenderedPageBreak/>
                <w:drawing>
                  <wp:inline distT="0" distB="0" distL="0" distR="0" wp14:anchorId="4DE7E53D" wp14:editId="4DD2F093">
                    <wp:extent cx="5259600" cy="662400"/>
                    <wp:effectExtent l="0" t="0" r="0" b="444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a:extLst>
                                <a:ext uri="{28A0092B-C50C-407E-A947-70E740481C1C}">
                                  <a14:useLocalDpi xmlns:a14="http://schemas.microsoft.com/office/drawing/2010/main" val="0"/>
                                </a:ext>
                              </a:extLst>
                            </a:blip>
                            <a:srcRect b="83240"/>
                            <a:stretch/>
                          </pic:blipFill>
                          <pic:spPr bwMode="auto">
                            <a:xfrm>
                              <a:off x="0" y="0"/>
                              <a:ext cx="5259600" cy="6624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7127FD9" w14:textId="43544ED9" w:rsidR="00F05D74" w:rsidDel="00B6382D" w:rsidRDefault="00F05D74">
            <w:pPr>
              <w:pStyle w:val="Heading1"/>
              <w:rPr>
                <w:del w:id="897" w:author="Wells, Kellie S                           Export License Required - US Collins" w:date="2023-06-30T10:13:00Z"/>
              </w:rPr>
              <w:pPrChange w:id="898" w:author="Wells, Kellie S                           Export License Required - US Collins" w:date="2023-06-30T10:24:00Z">
                <w:pPr>
                  <w:pStyle w:val="Caption"/>
                </w:pPr>
              </w:pPrChange>
            </w:pPr>
            <w:bookmarkStart w:id="899" w:name="_Toc138945165"/>
            <w:del w:id="900" w:author="Wells, Kellie S                           Export License Required - US Collins" w:date="2023-06-30T10:13:00Z">
              <w:r w:rsidDel="00B6382D">
                <w:delText xml:space="preserve">Figure </w:delText>
              </w:r>
              <w:r w:rsidR="009B41DC" w:rsidDel="00B6382D">
                <w:rPr>
                  <w:b w:val="0"/>
                </w:rPr>
                <w:fldChar w:fldCharType="begin"/>
              </w:r>
              <w:r w:rsidR="009B41DC" w:rsidDel="00B6382D">
                <w:delInstrText xml:space="preserve"> SEQ Figure \* ARABIC </w:delInstrText>
              </w:r>
              <w:r w:rsidR="009B41DC" w:rsidDel="00B6382D">
                <w:rPr>
                  <w:b w:val="0"/>
                </w:rPr>
                <w:fldChar w:fldCharType="separate"/>
              </w:r>
            </w:del>
            <w:del w:id="901" w:author="Wells, Kellie S                           Export License Required - US Collins" w:date="2023-06-29T17:45:00Z">
              <w:r w:rsidR="005C5263" w:rsidDel="009371EE">
                <w:rPr>
                  <w:noProof/>
                </w:rPr>
                <w:delText>19</w:delText>
              </w:r>
            </w:del>
            <w:del w:id="902" w:author="Wells, Kellie S                           Export License Required - US Collins" w:date="2023-06-30T10:13:00Z">
              <w:r w:rsidR="009B41DC" w:rsidDel="00B6382D">
                <w:rPr>
                  <w:b w:val="0"/>
                  <w:noProof/>
                </w:rPr>
                <w:fldChar w:fldCharType="end"/>
              </w:r>
              <w:r w:rsidDel="00B6382D">
                <w:delText>: Declaring an Integer Variable - Python</w:delText>
              </w:r>
              <w:bookmarkEnd w:id="899"/>
            </w:del>
          </w:p>
        </w:tc>
      </w:tr>
    </w:tbl>
    <w:p w14:paraId="0653E848" w14:textId="4BB20795" w:rsidR="00222072" w:rsidDel="00AC093B" w:rsidRDefault="00AA5ECF">
      <w:pPr>
        <w:pStyle w:val="Heading1"/>
        <w:rPr>
          <w:del w:id="903" w:author="Wells, Kellie S                           Export License Required - US Collins" w:date="2023-06-30T10:17:00Z"/>
          <w:moveFrom w:id="904" w:author="Wells, Kellie S                           Export License Required - US Collins" w:date="2023-06-30T10:14:00Z"/>
        </w:rPr>
        <w:pPrChange w:id="905" w:author="Wells, Kellie S                           Export License Required - US Collins" w:date="2023-06-30T10:24:00Z">
          <w:pPr>
            <w:pStyle w:val="Heading3"/>
          </w:pPr>
        </w:pPrChange>
      </w:pPr>
      <w:bookmarkStart w:id="906" w:name="_Toc138945143"/>
      <w:moveFromRangeStart w:id="907" w:author="Wells, Kellie S                           Export License Required - US Collins" w:date="2023-06-30T10:14:00Z" w:name="move139012468"/>
      <w:moveFrom w:id="908" w:author="Wells, Kellie S                           Export License Required - US Collins" w:date="2023-06-30T10:14:00Z">
        <w:del w:id="909" w:author="Wells, Kellie S                           Export License Required - US Collins" w:date="2023-06-30T10:17:00Z">
          <w:r w:rsidDel="00AC093B">
            <w:lastRenderedPageBreak/>
            <w:delText>Advantages</w:delText>
          </w:r>
          <w:bookmarkEnd w:id="906"/>
        </w:del>
      </w:moveFrom>
    </w:p>
    <w:p w14:paraId="58BC7038" w14:textId="25D33A52" w:rsidR="00AA5ECF" w:rsidRPr="00AA5ECF" w:rsidDel="00AC093B" w:rsidRDefault="00AA5ECF">
      <w:pPr>
        <w:pStyle w:val="Heading1"/>
        <w:rPr>
          <w:del w:id="910" w:author="Wells, Kellie S                           Export License Required - US Collins" w:date="2023-06-30T10:17:00Z"/>
          <w:moveFrom w:id="911" w:author="Wells, Kellie S                           Export License Required - US Collins" w:date="2023-06-30T10:14:00Z"/>
        </w:rPr>
        <w:pPrChange w:id="912" w:author="Wells, Kellie S                           Export License Required - US Collins" w:date="2023-06-30T10:24:00Z">
          <w:pPr>
            <w:pStyle w:val="ListParagraph"/>
            <w:numPr>
              <w:numId w:val="21"/>
            </w:numPr>
            <w:ind w:left="1854" w:hanging="360"/>
          </w:pPr>
        </w:pPrChange>
      </w:pPr>
      <w:moveFrom w:id="913" w:author="Wells, Kellie S                           Export License Required - US Collins" w:date="2023-06-30T10:14:00Z">
        <w:del w:id="914" w:author="Wells, Kellie S                           Export License Required - US Collins" w:date="2023-06-30T10:17:00Z">
          <w:r w:rsidRPr="00AA5ECF" w:rsidDel="00AC093B">
            <w:lastRenderedPageBreak/>
            <w:delText>It tends to reduce unnecessary, duplication and repetition of code</w:delText>
          </w:r>
          <w:r w:rsidDel="00AC093B">
            <w:delText>.</w:delText>
          </w:r>
        </w:del>
      </w:moveFrom>
    </w:p>
    <w:p w14:paraId="1F7182FB" w14:textId="368D9B9A" w:rsidR="00AA5ECF" w:rsidRPr="00AA5ECF" w:rsidDel="00AC093B" w:rsidRDefault="00AA5ECF">
      <w:pPr>
        <w:pStyle w:val="Heading1"/>
        <w:rPr>
          <w:del w:id="915" w:author="Wells, Kellie S                           Export License Required - US Collins" w:date="2023-06-30T10:17:00Z"/>
          <w:moveFrom w:id="916" w:author="Wells, Kellie S                           Export License Required - US Collins" w:date="2023-06-30T10:14:00Z"/>
        </w:rPr>
        <w:pPrChange w:id="917" w:author="Wells, Kellie S                           Export License Required - US Collins" w:date="2023-06-30T10:24:00Z">
          <w:pPr>
            <w:pStyle w:val="ListParagraph"/>
            <w:numPr>
              <w:numId w:val="21"/>
            </w:numPr>
            <w:ind w:left="1854" w:hanging="360"/>
          </w:pPr>
        </w:pPrChange>
      </w:pPr>
      <w:moveFrom w:id="918" w:author="Wells, Kellie S                           Export License Required - US Collins" w:date="2023-06-30T10:14:00Z">
        <w:del w:id="919" w:author="Wells, Kellie S                           Export License Required - US Collins" w:date="2023-06-30T10:17:00Z">
          <w:r w:rsidRPr="00AA5ECF" w:rsidDel="00AC093B">
            <w:lastRenderedPageBreak/>
            <w:delText xml:space="preserve">Its code can be used </w:delText>
          </w:r>
          <w:r w:rsidRPr="00B85337" w:rsidDel="00AC093B">
            <w:rPr>
              <w:i/>
              <w:iCs/>
            </w:rPr>
            <w:delText>polymorphically</w:delText>
          </w:r>
          <w:r w:rsidRPr="00AA5ECF" w:rsidDel="00AC093B">
            <w:delText xml:space="preserve"> without programmer decoration</w:delText>
          </w:r>
          <w:r w:rsidDel="00AC093B">
            <w:delText>.</w:delText>
          </w:r>
        </w:del>
      </w:moveFrom>
    </w:p>
    <w:p w14:paraId="607F4076" w14:textId="4F9118E2" w:rsidR="00AA5ECF" w:rsidDel="00AC093B" w:rsidRDefault="00AA5ECF">
      <w:pPr>
        <w:pStyle w:val="Heading1"/>
        <w:rPr>
          <w:del w:id="920" w:author="Wells, Kellie S                           Export License Required - US Collins" w:date="2023-06-30T10:17:00Z"/>
          <w:moveFrom w:id="921" w:author="Wells, Kellie S                           Export License Required - US Collins" w:date="2023-06-30T10:14:00Z"/>
        </w:rPr>
        <w:pPrChange w:id="922" w:author="Wells, Kellie S                           Export License Required - US Collins" w:date="2023-06-30T10:24:00Z">
          <w:pPr>
            <w:pStyle w:val="Heading3"/>
          </w:pPr>
        </w:pPrChange>
      </w:pPr>
      <w:bookmarkStart w:id="923" w:name="_Toc138945144"/>
      <w:moveFrom w:id="924" w:author="Wells, Kellie S                           Export License Required - US Collins" w:date="2023-06-30T10:14:00Z">
        <w:del w:id="925" w:author="Wells, Kellie S                           Export License Required - US Collins" w:date="2023-06-30T10:17:00Z">
          <w:r w:rsidDel="00AC093B">
            <w:lastRenderedPageBreak/>
            <w:delText>Disadvantages</w:delText>
          </w:r>
          <w:bookmarkEnd w:id="923"/>
        </w:del>
      </w:moveFrom>
    </w:p>
    <w:p w14:paraId="7E64390E" w14:textId="498BDD8F" w:rsidR="00AA5ECF" w:rsidRPr="00AA5ECF" w:rsidDel="00AC093B" w:rsidRDefault="00AA5ECF">
      <w:pPr>
        <w:pStyle w:val="Heading1"/>
        <w:rPr>
          <w:del w:id="926" w:author="Wells, Kellie S                           Export License Required - US Collins" w:date="2023-06-30T10:17:00Z"/>
          <w:moveFrom w:id="927" w:author="Wells, Kellie S                           Export License Required - US Collins" w:date="2023-06-30T10:14:00Z"/>
        </w:rPr>
        <w:pPrChange w:id="928" w:author="Wells, Kellie S                           Export License Required - US Collins" w:date="2023-06-30T10:24:00Z">
          <w:pPr>
            <w:pStyle w:val="ListParagraph"/>
            <w:numPr>
              <w:numId w:val="22"/>
            </w:numPr>
            <w:ind w:left="1854" w:hanging="360"/>
          </w:pPr>
        </w:pPrChange>
      </w:pPr>
      <w:moveFrom w:id="929" w:author="Wells, Kellie S                           Export License Required - US Collins" w:date="2023-06-30T10:14:00Z">
        <w:del w:id="930" w:author="Wells, Kellie S                           Export License Required - US Collins" w:date="2023-06-30T10:17:00Z">
          <w:r w:rsidRPr="00AA5ECF" w:rsidDel="00AC093B">
            <w:lastRenderedPageBreak/>
            <w:delText>More errors are detected at runtime and in the final code</w:delText>
          </w:r>
          <w:r w:rsidDel="00AC093B">
            <w:delText>.</w:delText>
          </w:r>
        </w:del>
      </w:moveFrom>
    </w:p>
    <w:p w14:paraId="0145401B" w14:textId="3683371D" w:rsidR="00AA5ECF" w:rsidDel="00AC093B" w:rsidRDefault="00AA5ECF">
      <w:pPr>
        <w:pStyle w:val="Heading1"/>
        <w:rPr>
          <w:del w:id="931" w:author="Wells, Kellie S                           Export License Required - US Collins" w:date="2023-06-30T10:17:00Z"/>
          <w:moveFrom w:id="932" w:author="Wells, Kellie S                           Export License Required - US Collins" w:date="2023-06-30T10:14:00Z"/>
        </w:rPr>
        <w:pPrChange w:id="933" w:author="Wells, Kellie S                           Export License Required - US Collins" w:date="2023-06-30T10:24:00Z">
          <w:pPr>
            <w:pStyle w:val="ListParagraph"/>
            <w:numPr>
              <w:numId w:val="22"/>
            </w:numPr>
            <w:ind w:left="1854" w:hanging="360"/>
          </w:pPr>
        </w:pPrChange>
      </w:pPr>
      <w:moveFrom w:id="934" w:author="Wells, Kellie S                           Export License Required - US Collins" w:date="2023-06-30T10:14:00Z">
        <w:del w:id="935" w:author="Wells, Kellie S                           Export License Required - US Collins" w:date="2023-06-30T10:17:00Z">
          <w:r w:rsidRPr="00AA5ECF" w:rsidDel="00AC093B">
            <w:lastRenderedPageBreak/>
            <w:delText>It tends to prohibit compilation and yields poor performance of code</w:delText>
          </w:r>
          <w:r w:rsidDel="00AC093B">
            <w:delText>.</w:delText>
          </w:r>
        </w:del>
      </w:moveFrom>
    </w:p>
    <w:moveFromRangeEnd w:id="907"/>
    <w:p w14:paraId="71247EA2" w14:textId="1ED57AB6" w:rsidR="003A5275" w:rsidDel="00AC093B" w:rsidRDefault="003A5275">
      <w:pPr>
        <w:pStyle w:val="Heading1"/>
        <w:rPr>
          <w:del w:id="936" w:author="Wells, Kellie S                           Export License Required - US Collins" w:date="2023-06-30T10:17:00Z"/>
        </w:rPr>
        <w:pPrChange w:id="937" w:author="Wells, Kellie S                           Export License Required - US Collins" w:date="2023-06-30T10:24:00Z">
          <w:pPr/>
        </w:pPrChange>
      </w:pPr>
      <w:del w:id="938" w:author="Wells, Kellie S                           Export License Required - US Collins" w:date="2023-06-30T10:17:00Z">
        <w:r w:rsidDel="00AC093B">
          <w:lastRenderedPageBreak/>
          <w:br w:type="page"/>
        </w:r>
      </w:del>
    </w:p>
    <w:p w14:paraId="0D4A780A" w14:textId="43303FA2" w:rsidR="003A5275" w:rsidRPr="003A5275" w:rsidDel="00AC093B" w:rsidRDefault="003A5275">
      <w:pPr>
        <w:pStyle w:val="Heading1"/>
        <w:rPr>
          <w:del w:id="939" w:author="Wells, Kellie S                           Export License Required - US Collins" w:date="2023-06-30T10:17:00Z"/>
          <w:bCs/>
        </w:rPr>
        <w:pPrChange w:id="940" w:author="Wells, Kellie S                           Export License Required - US Collins" w:date="2023-06-30T10:24:00Z">
          <w:pPr>
            <w:pStyle w:val="BodyText"/>
          </w:pPr>
        </w:pPrChange>
      </w:pPr>
      <w:del w:id="941" w:author="Wells, Kellie S                           Export License Required - US Collins" w:date="2023-06-30T10:17:00Z">
        <w:r w:rsidDel="00AC093B">
          <w:rPr>
            <w:bCs/>
          </w:rPr>
          <w:lastRenderedPageBreak/>
          <w:delText>NOTE: Do not read this page until you have completed the task!</w:delText>
        </w:r>
      </w:del>
    </w:p>
    <w:p w14:paraId="21E596F0" w14:textId="4649BEBD" w:rsidR="00251759" w:rsidDel="00AC093B" w:rsidRDefault="00251759">
      <w:pPr>
        <w:pStyle w:val="Heading1"/>
        <w:rPr>
          <w:del w:id="942" w:author="Wells, Kellie S                           Export License Required - US Collins" w:date="2023-06-30T10:18:00Z"/>
        </w:rPr>
        <w:pPrChange w:id="943" w:author="Wells, Kellie S                           Export License Required - US Collins" w:date="2023-06-30T10:24:00Z">
          <w:pPr>
            <w:pStyle w:val="Heading3"/>
          </w:pPr>
        </w:pPrChange>
      </w:pPr>
      <w:bookmarkStart w:id="944" w:name="_Toc138945145"/>
      <w:del w:id="945" w:author="Wells, Kellie S                           Export License Required - US Collins" w:date="2023-06-30T10:18:00Z">
        <w:r w:rsidDel="00AC093B">
          <w:lastRenderedPageBreak/>
          <w:delText xml:space="preserve">Caesar Shift </w:delText>
        </w:r>
        <w:r w:rsidR="007A4282" w:rsidDel="00AC093B">
          <w:delText>d</w:delText>
        </w:r>
        <w:r w:rsidDel="00AC093B">
          <w:delText>ecode() Function - Python</w:delText>
        </w:r>
        <w:bookmarkEnd w:id="944"/>
      </w:del>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946" w:author="Wells, Kellie S                           Export License Required - US Collins" w:date="2023-06-30T10:15:00Z">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4"/>
        <w:tblGridChange w:id="947">
          <w:tblGrid>
            <w:gridCol w:w="8504"/>
          </w:tblGrid>
        </w:tblGridChange>
      </w:tblGrid>
      <w:tr w:rsidR="00251759" w:rsidDel="00AC093B" w14:paraId="5DECB8B9" w14:textId="0455DBC1" w:rsidTr="00AC093B">
        <w:trPr>
          <w:del w:id="948" w:author="Wells, Kellie S                           Export License Required - US Collins" w:date="2023-06-30T10:15:00Z"/>
        </w:trPr>
        <w:tc>
          <w:tcPr>
            <w:tcW w:w="8504" w:type="dxa"/>
            <w:tcPrChange w:id="949" w:author="Wells, Kellie S                           Export License Required - US Collins" w:date="2023-06-30T10:15:00Z">
              <w:tcPr>
                <w:tcW w:w="9628" w:type="dxa"/>
              </w:tcPr>
            </w:tcPrChange>
          </w:tcPr>
          <w:p w14:paraId="64B9D3D1" w14:textId="3DC2337C" w:rsidR="00251759" w:rsidDel="00AC093B" w:rsidRDefault="00251759">
            <w:pPr>
              <w:pStyle w:val="Heading1"/>
              <w:rPr>
                <w:del w:id="950" w:author="Wells, Kellie S                           Export License Required - US Collins" w:date="2023-06-30T10:15:00Z"/>
              </w:rPr>
              <w:pPrChange w:id="951" w:author="Wells, Kellie S                           Export License Required - US Collins" w:date="2023-06-30T10:24:00Z">
                <w:pPr>
                  <w:pStyle w:val="BodyText"/>
                  <w:keepNext/>
                  <w:ind w:left="0"/>
                  <w:jc w:val="center"/>
                </w:pPr>
              </w:pPrChange>
            </w:pPr>
            <w:del w:id="952" w:author="Wells, Kellie S                           Export License Required - US Collins" w:date="2023-06-30T10:15:00Z">
              <w:r w:rsidDel="00AC093B">
                <w:rPr>
                  <w:b w:val="0"/>
                  <w:noProof/>
                </w:rPr>
                <w:lastRenderedPageBreak/>
                <w:drawing>
                  <wp:inline distT="0" distB="0" distL="0" distR="0" wp14:anchorId="2B9D99B6" wp14:editId="27BD5A01">
                    <wp:extent cx="5259600" cy="33516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3">
                              <a:extLst>
                                <a:ext uri="{28A0092B-C50C-407E-A947-70E740481C1C}">
                                  <a14:useLocalDpi xmlns:a14="http://schemas.microsoft.com/office/drawing/2010/main" val="0"/>
                                </a:ext>
                              </a:extLst>
                            </a:blip>
                            <a:srcRect b="15168"/>
                            <a:stretch/>
                          </pic:blipFill>
                          <pic:spPr bwMode="auto">
                            <a:xfrm>
                              <a:off x="0" y="0"/>
                              <a:ext cx="5259600" cy="33516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8C7A409" w14:textId="64D617A4" w:rsidR="00251759" w:rsidDel="00AC093B" w:rsidRDefault="00251759">
            <w:pPr>
              <w:pStyle w:val="Heading1"/>
              <w:rPr>
                <w:del w:id="953" w:author="Wells, Kellie S                           Export License Required - US Collins" w:date="2023-06-30T10:15:00Z"/>
              </w:rPr>
              <w:pPrChange w:id="954" w:author="Wells, Kellie S                           Export License Required - US Collins" w:date="2023-06-30T10:24:00Z">
                <w:pPr>
                  <w:pStyle w:val="Caption"/>
                </w:pPr>
              </w:pPrChange>
            </w:pPr>
            <w:bookmarkStart w:id="955" w:name="_Toc138945166"/>
            <w:del w:id="956" w:author="Wells, Kellie S                           Export License Required - US Collins" w:date="2023-06-30T10:15:00Z">
              <w:r w:rsidDel="00AC093B">
                <w:delText xml:space="preserve">Figure </w:delText>
              </w:r>
              <w:r w:rsidR="009B41DC" w:rsidDel="00AC093B">
                <w:rPr>
                  <w:b w:val="0"/>
                </w:rPr>
                <w:fldChar w:fldCharType="begin"/>
              </w:r>
              <w:r w:rsidR="009B41DC" w:rsidDel="00AC093B">
                <w:delInstrText xml:space="preserve"> SEQ Figure \* ARABIC </w:delInstrText>
              </w:r>
              <w:r w:rsidR="009B41DC" w:rsidDel="00AC093B">
                <w:rPr>
                  <w:b w:val="0"/>
                </w:rPr>
                <w:fldChar w:fldCharType="separate"/>
              </w:r>
            </w:del>
            <w:del w:id="957" w:author="Wells, Kellie S                           Export License Required - US Collins" w:date="2023-06-29T17:45:00Z">
              <w:r w:rsidR="005C5263" w:rsidDel="009371EE">
                <w:rPr>
                  <w:noProof/>
                </w:rPr>
                <w:delText>20</w:delText>
              </w:r>
            </w:del>
            <w:del w:id="958" w:author="Wells, Kellie S                           Export License Required - US Collins" w:date="2023-06-30T10:15:00Z">
              <w:r w:rsidR="009B41DC" w:rsidDel="00AC093B">
                <w:rPr>
                  <w:b w:val="0"/>
                  <w:noProof/>
                </w:rPr>
                <w:fldChar w:fldCharType="end"/>
              </w:r>
              <w:r w:rsidDel="00AC093B">
                <w:delText>: Caesar Shift Decode() Function - Python</w:delText>
              </w:r>
              <w:bookmarkEnd w:id="955"/>
            </w:del>
          </w:p>
        </w:tc>
      </w:tr>
    </w:tbl>
    <w:p w14:paraId="4EAC2507" w14:textId="53F19FAD" w:rsidR="003A5275" w:rsidDel="00AC093B" w:rsidRDefault="003A5275">
      <w:pPr>
        <w:pStyle w:val="Heading1"/>
        <w:rPr>
          <w:del w:id="959" w:author="Wells, Kellie S                           Export License Required - US Collins" w:date="2023-06-30T10:15:00Z"/>
        </w:rPr>
        <w:pPrChange w:id="960" w:author="Wells, Kellie S                           Export License Required - US Collins" w:date="2023-06-30T10:24:00Z">
          <w:pPr/>
        </w:pPrChange>
      </w:pPr>
      <w:del w:id="961" w:author="Wells, Kellie S                           Export License Required - US Collins" w:date="2023-06-30T10:15:00Z">
        <w:r w:rsidDel="00AC093B">
          <w:lastRenderedPageBreak/>
          <w:br w:type="page"/>
        </w:r>
      </w:del>
    </w:p>
    <w:p w14:paraId="7C128BE5" w14:textId="79D19E45" w:rsidR="00251759" w:rsidRPr="003A5275" w:rsidDel="00AC093B" w:rsidRDefault="003A5275">
      <w:pPr>
        <w:pStyle w:val="Heading1"/>
        <w:rPr>
          <w:del w:id="962" w:author="Wells, Kellie S                           Export License Required - US Collins" w:date="2023-06-30T10:18:00Z"/>
          <w:bCs/>
        </w:rPr>
        <w:pPrChange w:id="963" w:author="Wells, Kellie S                           Export License Required - US Collins" w:date="2023-06-30T10:24:00Z">
          <w:pPr>
            <w:pStyle w:val="BodyText"/>
          </w:pPr>
        </w:pPrChange>
      </w:pPr>
      <w:del w:id="964" w:author="Wells, Kellie S                           Export License Required - US Collins" w:date="2023-06-30T10:18:00Z">
        <w:r w:rsidDel="00AC093B">
          <w:rPr>
            <w:bCs/>
          </w:rPr>
          <w:lastRenderedPageBreak/>
          <w:delText>NOTE: Do not read this page until you have completed the task!</w:delText>
        </w:r>
      </w:del>
    </w:p>
    <w:p w14:paraId="3D2D10C6" w14:textId="2E2DF4AC" w:rsidR="008D2009" w:rsidDel="00AC093B" w:rsidRDefault="008D2009">
      <w:pPr>
        <w:pStyle w:val="Heading1"/>
        <w:rPr>
          <w:del w:id="965" w:author="Wells, Kellie S                           Export License Required - US Collins" w:date="2023-06-30T10:23:00Z"/>
        </w:rPr>
        <w:pPrChange w:id="966" w:author="Wells, Kellie S                           Export License Required - US Collins" w:date="2023-06-30T10:24:00Z">
          <w:pPr>
            <w:pStyle w:val="Heading2"/>
          </w:pPr>
        </w:pPrChange>
      </w:pPr>
      <w:bookmarkStart w:id="967" w:name="_Toc138945146"/>
      <w:del w:id="968" w:author="Wells, Kellie S                           Export License Required - US Collins" w:date="2023-06-30T10:23:00Z">
        <w:r w:rsidDel="00AC093B">
          <w:lastRenderedPageBreak/>
          <w:delText>Statically Typed Languages</w:delText>
        </w:r>
        <w:bookmarkEnd w:id="967"/>
      </w:del>
    </w:p>
    <w:p w14:paraId="3979C71A" w14:textId="5365360B" w:rsidR="008D2009" w:rsidDel="00AC093B" w:rsidRDefault="008D2009">
      <w:pPr>
        <w:pStyle w:val="Heading1"/>
        <w:rPr>
          <w:del w:id="969" w:author="Wells, Kellie S                           Export License Required - US Collins" w:date="2023-06-30T10:18:00Z"/>
        </w:rPr>
        <w:pPrChange w:id="970" w:author="Wells, Kellie S                           Export License Required - US Collins" w:date="2023-06-30T10:24:00Z">
          <w:pPr>
            <w:pStyle w:val="BodyText"/>
          </w:pPr>
        </w:pPrChange>
      </w:pPr>
      <w:del w:id="971" w:author="Wells, Kellie S                           Export License Required - US Collins" w:date="2023-06-30T10:18:00Z">
        <w:r w:rsidRPr="008D2009" w:rsidDel="00AC093B">
          <w:lastRenderedPageBreak/>
          <w:delText xml:space="preserve">In statically typed programming languages, type checking occurs at compile time. At compile time, source code in a specific programming language is converted to a machine-readable format. This means that </w:delText>
        </w:r>
        <w:r w:rsidRPr="0082678A" w:rsidDel="00AC093B">
          <w:rPr>
            <w:i/>
            <w:iCs/>
          </w:rPr>
          <w:delText>before</w:delText>
        </w:r>
        <w:r w:rsidRPr="008D2009" w:rsidDel="00AC093B">
          <w:delText xml:space="preserve"> source code is compiled, the type associated with each</w:delText>
        </w:r>
        <w:r w:rsidDel="00AC093B">
          <w:delText xml:space="preserve"> </w:delText>
        </w:r>
        <w:r w:rsidRPr="008D2009" w:rsidDel="00AC093B">
          <w:delText>and every single variable must be known.</w:delText>
        </w:r>
        <w:r w:rsidR="00222072" w:rsidDel="00AC093B">
          <w:delText xml:space="preserve"> T</w:delText>
        </w:r>
        <w:r w:rsidR="00222072" w:rsidRPr="00222072" w:rsidDel="00AC093B">
          <w:delText>he programmer is required to explicitly state the data type of each variable when the variable is being declared.</w:delText>
        </w:r>
      </w:del>
    </w:p>
    <w:p w14:paraId="064D26AE" w14:textId="5809169D" w:rsidR="00222072" w:rsidDel="00AC093B" w:rsidRDefault="00222072">
      <w:pPr>
        <w:pStyle w:val="Heading1"/>
        <w:rPr>
          <w:del w:id="972" w:author="Wells, Kellie S                           Export License Required - US Collins" w:date="2023-06-30T10:18:00Z"/>
        </w:rPr>
        <w:pPrChange w:id="973" w:author="Wells, Kellie S                           Export License Required - US Collins" w:date="2023-06-30T10:24:00Z">
          <w:pPr>
            <w:pStyle w:val="BodyText"/>
          </w:pPr>
        </w:pPrChange>
      </w:pPr>
      <w:del w:id="974" w:author="Wells, Kellie S                           Export License Required - US Collins" w:date="2023-06-30T10:18:00Z">
        <w:r w:rsidDel="00AC093B">
          <w:lastRenderedPageBreak/>
          <w:delText xml:space="preserve">C# (pronounced C Sharp) is a statically typed language. To declare an integer (whole number) variable called </w:delText>
        </w:r>
        <w:r w:rsidDel="00AC093B">
          <w:rPr>
            <w:bCs/>
          </w:rPr>
          <w:delText xml:space="preserve">counter </w:delText>
        </w:r>
        <w:r w:rsidRPr="00222072" w:rsidDel="00AC093B">
          <w:delText>you would</w:delText>
        </w:r>
        <w:r w:rsidDel="00AC093B">
          <w:delText xml:space="preserve"> write:</w:delText>
        </w:r>
      </w:del>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5D74" w:rsidDel="00AC093B" w14:paraId="0E231349" w14:textId="071674F5" w:rsidTr="00F05D74">
        <w:trPr>
          <w:del w:id="975" w:author="Wells, Kellie S                           Export License Required - US Collins" w:date="2023-06-30T10:18:00Z"/>
        </w:trPr>
        <w:tc>
          <w:tcPr>
            <w:tcW w:w="9628" w:type="dxa"/>
          </w:tcPr>
          <w:p w14:paraId="29167F01" w14:textId="3E5CDB9C" w:rsidR="00F05D74" w:rsidDel="00AC093B" w:rsidRDefault="00F05D74">
            <w:pPr>
              <w:pStyle w:val="Heading1"/>
              <w:rPr>
                <w:del w:id="976" w:author="Wells, Kellie S                           Export License Required - US Collins" w:date="2023-06-30T10:18:00Z"/>
              </w:rPr>
              <w:pPrChange w:id="977" w:author="Wells, Kellie S                           Export License Required - US Collins" w:date="2023-06-30T10:24:00Z">
                <w:pPr>
                  <w:pStyle w:val="BodyText"/>
                  <w:keepNext/>
                  <w:ind w:left="0"/>
                  <w:jc w:val="center"/>
                </w:pPr>
              </w:pPrChange>
            </w:pPr>
            <w:del w:id="978" w:author="Wells, Kellie S                           Export License Required - US Collins" w:date="2023-06-30T10:18:00Z">
              <w:r w:rsidDel="00AC093B">
                <w:rPr>
                  <w:b w:val="0"/>
                  <w:noProof/>
                </w:rPr>
                <w:lastRenderedPageBreak/>
                <w:drawing>
                  <wp:inline distT="0" distB="0" distL="0" distR="0" wp14:anchorId="2BB17287" wp14:editId="5AD0FF03">
                    <wp:extent cx="5258855" cy="616689"/>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4">
                              <a:extLst>
                                <a:ext uri="{28A0092B-C50C-407E-A947-70E740481C1C}">
                                  <a14:useLocalDpi xmlns:a14="http://schemas.microsoft.com/office/drawing/2010/main" val="0"/>
                                </a:ext>
                              </a:extLst>
                            </a:blip>
                            <a:srcRect b="84396"/>
                            <a:stretch/>
                          </pic:blipFill>
                          <pic:spPr bwMode="auto">
                            <a:xfrm>
                              <a:off x="0" y="0"/>
                              <a:ext cx="5259600" cy="616776"/>
                            </a:xfrm>
                            <a:prstGeom prst="rect">
                              <a:avLst/>
                            </a:prstGeom>
                            <a:noFill/>
                            <a:ln>
                              <a:noFill/>
                            </a:ln>
                            <a:extLst>
                              <a:ext uri="{53640926-AAD7-44D8-BBD7-CCE9431645EC}">
                                <a14:shadowObscured xmlns:a14="http://schemas.microsoft.com/office/drawing/2010/main"/>
                              </a:ext>
                            </a:extLst>
                          </pic:spPr>
                        </pic:pic>
                      </a:graphicData>
                    </a:graphic>
                  </wp:inline>
                </w:drawing>
              </w:r>
            </w:del>
          </w:p>
          <w:p w14:paraId="2CA9EE2E" w14:textId="1E4CE5BE" w:rsidR="00F05D74" w:rsidDel="00AC093B" w:rsidRDefault="00F05D74">
            <w:pPr>
              <w:pStyle w:val="Heading1"/>
              <w:rPr>
                <w:del w:id="979" w:author="Wells, Kellie S                           Export License Required - US Collins" w:date="2023-06-30T10:18:00Z"/>
              </w:rPr>
              <w:pPrChange w:id="980" w:author="Wells, Kellie S                           Export License Required - US Collins" w:date="2023-06-30T10:24:00Z">
                <w:pPr>
                  <w:pStyle w:val="Caption"/>
                </w:pPr>
              </w:pPrChange>
            </w:pPr>
            <w:bookmarkStart w:id="981" w:name="_Toc138945167"/>
            <w:del w:id="982" w:author="Wells, Kellie S                           Export License Required - US Collins" w:date="2023-06-30T10:18:00Z">
              <w:r w:rsidDel="00AC093B">
                <w:delText xml:space="preserve">Figure </w:delText>
              </w:r>
              <w:r w:rsidR="009B41DC" w:rsidDel="00AC093B">
                <w:rPr>
                  <w:b w:val="0"/>
                </w:rPr>
                <w:fldChar w:fldCharType="begin"/>
              </w:r>
              <w:r w:rsidR="009B41DC" w:rsidDel="00AC093B">
                <w:delInstrText xml:space="preserve"> SEQ Figure \* ARABIC </w:delInstrText>
              </w:r>
              <w:r w:rsidR="009B41DC" w:rsidDel="00AC093B">
                <w:rPr>
                  <w:b w:val="0"/>
                </w:rPr>
                <w:fldChar w:fldCharType="separate"/>
              </w:r>
            </w:del>
            <w:del w:id="983" w:author="Wells, Kellie S                           Export License Required - US Collins" w:date="2023-06-29T17:45:00Z">
              <w:r w:rsidR="005C5263" w:rsidDel="009371EE">
                <w:rPr>
                  <w:noProof/>
                </w:rPr>
                <w:delText>21</w:delText>
              </w:r>
            </w:del>
            <w:del w:id="984" w:author="Wells, Kellie S                           Export License Required - US Collins" w:date="2023-06-30T10:18:00Z">
              <w:r w:rsidR="009B41DC" w:rsidDel="00AC093B">
                <w:rPr>
                  <w:b w:val="0"/>
                  <w:noProof/>
                </w:rPr>
                <w:fldChar w:fldCharType="end"/>
              </w:r>
              <w:r w:rsidDel="00AC093B">
                <w:delText>: Declaring an Integer Variable - C#</w:delText>
              </w:r>
              <w:bookmarkEnd w:id="981"/>
            </w:del>
          </w:p>
        </w:tc>
      </w:tr>
    </w:tbl>
    <w:p w14:paraId="4202A020" w14:textId="1AEBCE48" w:rsidR="00222072" w:rsidDel="00AC093B" w:rsidRDefault="00AA5ECF">
      <w:pPr>
        <w:pStyle w:val="Heading1"/>
        <w:rPr>
          <w:del w:id="985" w:author="Wells, Kellie S                           Export License Required - US Collins" w:date="2023-06-30T10:18:00Z"/>
        </w:rPr>
        <w:pPrChange w:id="986" w:author="Wells, Kellie S                           Export License Required - US Collins" w:date="2023-06-30T10:24:00Z">
          <w:pPr>
            <w:pStyle w:val="Heading3"/>
          </w:pPr>
        </w:pPrChange>
      </w:pPr>
      <w:bookmarkStart w:id="987" w:name="_Toc138945147"/>
      <w:del w:id="988" w:author="Wells, Kellie S                           Export License Required - US Collins" w:date="2023-06-30T10:18:00Z">
        <w:r w:rsidDel="00AC093B">
          <w:lastRenderedPageBreak/>
          <w:delText>Advantages</w:delText>
        </w:r>
        <w:bookmarkEnd w:id="987"/>
      </w:del>
    </w:p>
    <w:p w14:paraId="4C34C5C7" w14:textId="39AF8281" w:rsidR="00AA5ECF" w:rsidDel="00AC093B" w:rsidRDefault="00AA5ECF">
      <w:pPr>
        <w:pStyle w:val="Heading1"/>
        <w:rPr>
          <w:del w:id="989" w:author="Wells, Kellie S                           Export License Required - US Collins" w:date="2023-06-30T10:24:00Z"/>
          <w:moveFrom w:id="990" w:author="Wells, Kellie S                           Export License Required - US Collins" w:date="2023-06-30T10:20:00Z"/>
        </w:rPr>
        <w:pPrChange w:id="991" w:author="Wells, Kellie S                           Export License Required - US Collins" w:date="2023-06-30T10:24:00Z">
          <w:pPr>
            <w:pStyle w:val="ListParagraph"/>
            <w:numPr>
              <w:numId w:val="27"/>
            </w:numPr>
            <w:ind w:left="1854" w:hanging="360"/>
          </w:pPr>
        </w:pPrChange>
      </w:pPr>
      <w:moveFromRangeStart w:id="992" w:author="Wells, Kellie S                           Export License Required - US Collins" w:date="2023-06-30T10:20:00Z" w:name="move139012825"/>
      <w:moveFrom w:id="993" w:author="Wells, Kellie S                           Export License Required - US Collins" w:date="2023-06-30T10:20:00Z">
        <w:del w:id="994" w:author="Wells, Kellie S                           Export License Required - US Collins" w:date="2023-06-30T10:24:00Z">
          <w:r w:rsidRPr="00AA5ECF" w:rsidDel="00AC093B">
            <w:lastRenderedPageBreak/>
            <w:delText>Fewer errors are detected in runtime and the final code</w:delText>
          </w:r>
          <w:r w:rsidDel="00AC093B">
            <w:delText>.</w:delText>
          </w:r>
        </w:del>
      </w:moveFrom>
    </w:p>
    <w:p w14:paraId="6200AEA1" w14:textId="3D25B440" w:rsidR="00030304" w:rsidDel="00AC093B" w:rsidRDefault="00030304">
      <w:pPr>
        <w:pStyle w:val="Heading1"/>
        <w:rPr>
          <w:del w:id="995" w:author="Wells, Kellie S                           Export License Required - US Collins" w:date="2023-06-30T10:24:00Z"/>
          <w:moveFrom w:id="996" w:author="Wells, Kellie S                           Export License Required - US Collins" w:date="2023-06-30T10:20:00Z"/>
        </w:rPr>
        <w:pPrChange w:id="997" w:author="Wells, Kellie S                           Export License Required - US Collins" w:date="2023-06-30T10:24:00Z">
          <w:pPr>
            <w:pStyle w:val="ListParagraph"/>
            <w:numPr>
              <w:numId w:val="27"/>
            </w:numPr>
            <w:ind w:left="1854" w:hanging="360"/>
          </w:pPr>
        </w:pPrChange>
      </w:pPr>
      <w:moveFrom w:id="998" w:author="Wells, Kellie S                           Export License Required - US Collins" w:date="2023-06-30T10:20:00Z">
        <w:del w:id="999" w:author="Wells, Kellie S                           Export License Required - US Collins" w:date="2023-06-30T10:24:00Z">
          <w:r w:rsidRPr="00AA5ECF" w:rsidDel="00AC093B">
            <w:lastRenderedPageBreak/>
            <w:delText>Allow compiler optimization that yields faster code</w:delText>
          </w:r>
          <w:r w:rsidDel="00AC093B">
            <w:delText>.</w:delText>
          </w:r>
        </w:del>
      </w:moveFrom>
    </w:p>
    <w:p w14:paraId="53D02E1A" w14:textId="6A80E08D" w:rsidR="00030304" w:rsidRPr="00AA5ECF" w:rsidDel="00AC093B" w:rsidRDefault="00030304">
      <w:pPr>
        <w:pStyle w:val="Heading1"/>
        <w:rPr>
          <w:del w:id="1000" w:author="Wells, Kellie S                           Export License Required - US Collins" w:date="2023-06-30T10:24:00Z"/>
          <w:moveFrom w:id="1001" w:author="Wells, Kellie S                           Export License Required - US Collins" w:date="2023-06-30T10:20:00Z"/>
        </w:rPr>
        <w:pPrChange w:id="1002" w:author="Wells, Kellie S                           Export License Required - US Collins" w:date="2023-06-30T10:24:00Z">
          <w:pPr>
            <w:pStyle w:val="ListParagraph"/>
            <w:ind w:left="1854"/>
          </w:pPr>
        </w:pPrChange>
      </w:pPr>
    </w:p>
    <w:p w14:paraId="2C31FDBC" w14:textId="698C2034" w:rsidR="00AA5ECF" w:rsidDel="00AC093B" w:rsidRDefault="00AA5ECF">
      <w:pPr>
        <w:pStyle w:val="Heading1"/>
        <w:rPr>
          <w:del w:id="1003" w:author="Wells, Kellie S                           Export License Required - US Collins" w:date="2023-06-30T10:24:00Z"/>
          <w:moveFrom w:id="1004" w:author="Wells, Kellie S                           Export License Required - US Collins" w:date="2023-06-30T10:20:00Z"/>
        </w:rPr>
        <w:pPrChange w:id="1005" w:author="Wells, Kellie S                           Export License Required - US Collins" w:date="2023-06-30T10:24:00Z">
          <w:pPr>
            <w:pStyle w:val="Heading3"/>
          </w:pPr>
        </w:pPrChange>
      </w:pPr>
      <w:bookmarkStart w:id="1006" w:name="_Toc138945148"/>
      <w:moveFrom w:id="1007" w:author="Wells, Kellie S                           Export License Required - US Collins" w:date="2023-06-30T10:20:00Z">
        <w:del w:id="1008" w:author="Wells, Kellie S                           Export License Required - US Collins" w:date="2023-06-30T10:24:00Z">
          <w:r w:rsidDel="00AC093B">
            <w:lastRenderedPageBreak/>
            <w:delText>Disadvantages</w:delText>
          </w:r>
          <w:bookmarkEnd w:id="1006"/>
        </w:del>
      </w:moveFrom>
    </w:p>
    <w:p w14:paraId="164079BB" w14:textId="616AEFC3" w:rsidR="00030304" w:rsidDel="00AC093B" w:rsidRDefault="00AA5ECF">
      <w:pPr>
        <w:pStyle w:val="Heading1"/>
        <w:rPr>
          <w:del w:id="1009" w:author="Wells, Kellie S                           Export License Required - US Collins" w:date="2023-06-30T10:24:00Z"/>
          <w:moveFrom w:id="1010" w:author="Wells, Kellie S                           Export License Required - US Collins" w:date="2023-06-30T10:20:00Z"/>
        </w:rPr>
        <w:pPrChange w:id="1011" w:author="Wells, Kellie S                           Export License Required - US Collins" w:date="2023-06-30T10:24:00Z">
          <w:pPr>
            <w:pStyle w:val="ListParagraph"/>
            <w:numPr>
              <w:numId w:val="26"/>
            </w:numPr>
            <w:ind w:left="1854" w:hanging="360"/>
          </w:pPr>
        </w:pPrChange>
      </w:pPr>
      <w:moveFrom w:id="1012" w:author="Wells, Kellie S                           Export License Required - US Collins" w:date="2023-06-30T10:20:00Z">
        <w:del w:id="1013" w:author="Wells, Kellie S                           Export License Required - US Collins" w:date="2023-06-30T10:24:00Z">
          <w:r w:rsidRPr="00AA5ECF" w:rsidDel="00AC093B">
            <w:lastRenderedPageBreak/>
            <w:delText>It can lead to verbose type declarations</w:delText>
          </w:r>
          <w:r w:rsidDel="00AC093B">
            <w:delText>.</w:delText>
          </w:r>
        </w:del>
      </w:moveFrom>
    </w:p>
    <w:p w14:paraId="428AB53A" w14:textId="7C63C943" w:rsidR="00030304" w:rsidDel="00AC093B" w:rsidRDefault="00030304">
      <w:pPr>
        <w:pStyle w:val="Heading1"/>
        <w:rPr>
          <w:del w:id="1014" w:author="Wells, Kellie S                           Export License Required - US Collins" w:date="2023-06-30T10:24:00Z"/>
          <w:moveFrom w:id="1015" w:author="Wells, Kellie S                           Export License Required - US Collins" w:date="2023-06-30T10:20:00Z"/>
        </w:rPr>
        <w:pPrChange w:id="1016" w:author="Wells, Kellie S                           Export License Required - US Collins" w:date="2023-06-30T10:24:00Z">
          <w:pPr>
            <w:pStyle w:val="BodyText"/>
            <w:numPr>
              <w:numId w:val="26"/>
            </w:numPr>
            <w:ind w:left="1854" w:hanging="360"/>
          </w:pPr>
        </w:pPrChange>
      </w:pPr>
      <w:moveFrom w:id="1017" w:author="Wells, Kellie S                           Export License Required - US Collins" w:date="2023-06-30T10:20:00Z">
        <w:del w:id="1018" w:author="Wells, Kellie S                           Export License Required - US Collins" w:date="2023-06-30T10:24:00Z">
          <w:r w:rsidDel="00AC093B">
            <w:lastRenderedPageBreak/>
            <w:delText>It can be slower to write code.</w:delText>
          </w:r>
        </w:del>
      </w:moveFrom>
    </w:p>
    <w:moveFromRangeEnd w:id="992"/>
    <w:p w14:paraId="53E0E735" w14:textId="41986BEE" w:rsidR="003A5275" w:rsidDel="00AC093B" w:rsidRDefault="003A5275">
      <w:pPr>
        <w:pStyle w:val="Heading1"/>
        <w:rPr>
          <w:del w:id="1019" w:author="Wells, Kellie S                           Export License Required - US Collins" w:date="2023-06-30T10:24:00Z"/>
        </w:rPr>
        <w:pPrChange w:id="1020" w:author="Wells, Kellie S                           Export License Required - US Collins" w:date="2023-06-30T10:24:00Z">
          <w:pPr>
            <w:pStyle w:val="ListParagraph"/>
            <w:numPr>
              <w:numId w:val="23"/>
            </w:numPr>
            <w:ind w:left="1854" w:hanging="360"/>
          </w:pPr>
        </w:pPrChange>
      </w:pPr>
      <w:del w:id="1021" w:author="Wells, Kellie S                           Export License Required - US Collins" w:date="2023-06-30T10:24:00Z">
        <w:r w:rsidDel="00AC093B">
          <w:lastRenderedPageBreak/>
          <w:br w:type="page"/>
        </w:r>
      </w:del>
    </w:p>
    <w:p w14:paraId="510E7210" w14:textId="0DDE3CEC" w:rsidR="003A5275" w:rsidRPr="003A5275" w:rsidDel="00AC093B" w:rsidRDefault="003A5275">
      <w:pPr>
        <w:pStyle w:val="Heading1"/>
        <w:rPr>
          <w:del w:id="1022" w:author="Wells, Kellie S                           Export License Required - US Collins" w:date="2023-06-30T10:24:00Z"/>
          <w:bCs/>
        </w:rPr>
        <w:pPrChange w:id="1023" w:author="Wells, Kellie S                           Export License Required - US Collins" w:date="2023-06-30T10:24:00Z">
          <w:pPr>
            <w:pStyle w:val="BodyText"/>
          </w:pPr>
        </w:pPrChange>
      </w:pPr>
      <w:del w:id="1024" w:author="Wells, Kellie S                           Export License Required - US Collins" w:date="2023-06-30T10:24:00Z">
        <w:r w:rsidDel="00AC093B">
          <w:rPr>
            <w:bCs/>
          </w:rPr>
          <w:lastRenderedPageBreak/>
          <w:delText>NOTE: Do not read this page until you have completed the task!</w:delText>
        </w:r>
      </w:del>
    </w:p>
    <w:p w14:paraId="54374D54" w14:textId="365EC5E1" w:rsidR="00251759" w:rsidDel="00AC093B" w:rsidRDefault="00251759">
      <w:pPr>
        <w:pStyle w:val="Heading1"/>
        <w:rPr>
          <w:del w:id="1025" w:author="Wells, Kellie S                           Export License Required - US Collins" w:date="2023-06-30T10:24:00Z"/>
        </w:rPr>
        <w:pPrChange w:id="1026" w:author="Wells, Kellie S                           Export License Required - US Collins" w:date="2023-06-30T10:24:00Z">
          <w:pPr>
            <w:pStyle w:val="Heading3"/>
          </w:pPr>
        </w:pPrChange>
      </w:pPr>
      <w:bookmarkStart w:id="1027" w:name="_Toc138945149"/>
      <w:del w:id="1028" w:author="Wells, Kellie S                           Export License Required - US Collins" w:date="2023-06-30T10:24:00Z">
        <w:r w:rsidDel="00AC093B">
          <w:lastRenderedPageBreak/>
          <w:delText>Caesar Shift Decode() Function – C#</w:delText>
        </w:r>
        <w:bookmarkEnd w:id="1027"/>
      </w:del>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51759" w:rsidDel="00AC093B" w14:paraId="7EC0DA51" w14:textId="3B4BAD7D" w:rsidTr="00251759">
        <w:trPr>
          <w:del w:id="1029" w:author="Wells, Kellie S                           Export License Required - US Collins" w:date="2023-06-30T10:23:00Z"/>
        </w:trPr>
        <w:tc>
          <w:tcPr>
            <w:tcW w:w="9628" w:type="dxa"/>
          </w:tcPr>
          <w:p w14:paraId="1C47401C" w14:textId="74300AF5" w:rsidR="00251759" w:rsidDel="00AC093B" w:rsidRDefault="00251759">
            <w:pPr>
              <w:pStyle w:val="Heading1"/>
              <w:rPr>
                <w:del w:id="1030" w:author="Wells, Kellie S                           Export License Required - US Collins" w:date="2023-06-30T10:23:00Z"/>
              </w:rPr>
              <w:pPrChange w:id="1031" w:author="Wells, Kellie S                           Export License Required - US Collins" w:date="2023-06-30T10:24:00Z">
                <w:pPr>
                  <w:pStyle w:val="BodyText"/>
                  <w:keepNext/>
                  <w:ind w:left="0"/>
                  <w:jc w:val="center"/>
                </w:pPr>
              </w:pPrChange>
            </w:pPr>
            <w:del w:id="1032" w:author="Wells, Kellie S                           Export License Required - US Collins" w:date="2023-06-30T10:23:00Z">
              <w:r w:rsidDel="00AC093B">
                <w:rPr>
                  <w:b w:val="0"/>
                  <w:noProof/>
                </w:rPr>
                <w:lastRenderedPageBreak/>
                <w:drawing>
                  <wp:inline distT="0" distB="0" distL="0" distR="0" wp14:anchorId="20D81696" wp14:editId="2632986E">
                    <wp:extent cx="5259600" cy="630360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9600" cy="6303600"/>
                            </a:xfrm>
                            <a:prstGeom prst="rect">
                              <a:avLst/>
                            </a:prstGeom>
                            <a:noFill/>
                            <a:ln>
                              <a:noFill/>
                            </a:ln>
                          </pic:spPr>
                        </pic:pic>
                      </a:graphicData>
                    </a:graphic>
                  </wp:inline>
                </w:drawing>
              </w:r>
            </w:del>
          </w:p>
          <w:p w14:paraId="33632CF7" w14:textId="75579067" w:rsidR="00251759" w:rsidDel="00AC093B" w:rsidRDefault="00251759">
            <w:pPr>
              <w:pStyle w:val="Heading1"/>
              <w:rPr>
                <w:del w:id="1033" w:author="Wells, Kellie S                           Export License Required - US Collins" w:date="2023-06-30T10:23:00Z"/>
              </w:rPr>
              <w:pPrChange w:id="1034" w:author="Wells, Kellie S                           Export License Required - US Collins" w:date="2023-06-30T10:24:00Z">
                <w:pPr>
                  <w:pStyle w:val="Caption"/>
                </w:pPr>
              </w:pPrChange>
            </w:pPr>
            <w:bookmarkStart w:id="1035" w:name="_Toc138945168"/>
            <w:del w:id="1036" w:author="Wells, Kellie S                           Export License Required - US Collins" w:date="2023-06-30T10:23:00Z">
              <w:r w:rsidDel="00AC093B">
                <w:delText xml:space="preserve">Figure </w:delText>
              </w:r>
              <w:r w:rsidR="009B41DC" w:rsidDel="00AC093B">
                <w:rPr>
                  <w:b w:val="0"/>
                </w:rPr>
                <w:fldChar w:fldCharType="begin"/>
              </w:r>
              <w:r w:rsidR="009B41DC" w:rsidDel="00AC093B">
                <w:delInstrText xml:space="preserve"> SEQ Figure \* ARABIC </w:delInstrText>
              </w:r>
              <w:r w:rsidR="009B41DC" w:rsidDel="00AC093B">
                <w:rPr>
                  <w:b w:val="0"/>
                </w:rPr>
                <w:fldChar w:fldCharType="separate"/>
              </w:r>
            </w:del>
            <w:del w:id="1037" w:author="Wells, Kellie S                           Export License Required - US Collins" w:date="2023-06-29T17:45:00Z">
              <w:r w:rsidR="005C5263" w:rsidDel="009371EE">
                <w:rPr>
                  <w:noProof/>
                </w:rPr>
                <w:delText>22</w:delText>
              </w:r>
            </w:del>
            <w:del w:id="1038" w:author="Wells, Kellie S                           Export License Required - US Collins" w:date="2023-06-30T10:23:00Z">
              <w:r w:rsidR="009B41DC" w:rsidDel="00AC093B">
                <w:rPr>
                  <w:b w:val="0"/>
                  <w:noProof/>
                </w:rPr>
                <w:fldChar w:fldCharType="end"/>
              </w:r>
              <w:r w:rsidDel="00AC093B">
                <w:delText>: Caesar Shift Decode() Function - C#</w:delText>
              </w:r>
              <w:bookmarkEnd w:id="1035"/>
            </w:del>
          </w:p>
        </w:tc>
      </w:tr>
    </w:tbl>
    <w:p w14:paraId="17D0F6BF" w14:textId="6CDA1D41" w:rsidR="00F05D74" w:rsidDel="00AC093B" w:rsidRDefault="00F05D74">
      <w:pPr>
        <w:pStyle w:val="Heading1"/>
        <w:rPr>
          <w:del w:id="1039" w:author="Wells, Kellie S                           Export License Required - US Collins" w:date="2023-06-30T10:24:00Z"/>
        </w:rPr>
        <w:pPrChange w:id="1040" w:author="Wells, Kellie S                           Export License Required - US Collins" w:date="2023-06-30T10:24:00Z">
          <w:pPr>
            <w:pStyle w:val="BodyText"/>
            <w:ind w:left="0"/>
          </w:pPr>
        </w:pPrChange>
      </w:pPr>
    </w:p>
    <w:p w14:paraId="19B48700" w14:textId="738598E9" w:rsidR="00F05D74" w:rsidDel="00AC093B" w:rsidRDefault="00F05D74">
      <w:pPr>
        <w:pStyle w:val="Heading1"/>
        <w:rPr>
          <w:del w:id="1041" w:author="Wells, Kellie S                           Export License Required - US Collins" w:date="2023-06-30T10:24:00Z"/>
        </w:rPr>
        <w:pPrChange w:id="1042" w:author="Wells, Kellie S                           Export License Required - US Collins" w:date="2023-06-30T10:24:00Z">
          <w:pPr/>
        </w:pPrChange>
      </w:pPr>
      <w:del w:id="1043" w:author="Wells, Kellie S                           Export License Required - US Collins" w:date="2023-06-30T10:24:00Z">
        <w:r w:rsidDel="00AC093B">
          <w:lastRenderedPageBreak/>
          <w:br w:type="page"/>
        </w:r>
      </w:del>
    </w:p>
    <w:p w14:paraId="15C9514C" w14:textId="674829F7" w:rsidR="00F05D74" w:rsidDel="00AC093B" w:rsidRDefault="00F05D74">
      <w:pPr>
        <w:pStyle w:val="Heading1"/>
        <w:rPr>
          <w:del w:id="1044" w:author="Wells, Kellie S                           Export License Required - US Collins" w:date="2023-06-30T10:24:00Z"/>
        </w:rPr>
        <w:pPrChange w:id="1045" w:author="Wells, Kellie S                           Export License Required - US Collins" w:date="2023-06-30T10:24:00Z">
          <w:pPr>
            <w:pStyle w:val="Security"/>
          </w:pPr>
        </w:pPrChange>
      </w:pPr>
    </w:p>
    <w:p w14:paraId="67407CAA" w14:textId="5840299B" w:rsidR="00F05D74" w:rsidDel="00AC093B" w:rsidRDefault="00F05D74">
      <w:pPr>
        <w:pStyle w:val="Heading1"/>
        <w:rPr>
          <w:del w:id="1046" w:author="Wells, Kellie S                           Export License Required - US Collins" w:date="2023-06-30T10:24:00Z"/>
        </w:rPr>
        <w:pPrChange w:id="1047" w:author="Wells, Kellie S                           Export License Required - US Collins" w:date="2023-06-30T10:24:00Z">
          <w:pPr>
            <w:pStyle w:val="Intentionally"/>
          </w:pPr>
        </w:pPrChange>
      </w:pPr>
      <w:del w:id="1048" w:author="Wells, Kellie S                           Export License Required - US Collins" w:date="2023-06-30T10:24:00Z">
        <w:r w:rsidDel="00AC093B">
          <w:lastRenderedPageBreak/>
          <w:delText>This page is intentionally left blank</w:delText>
        </w:r>
      </w:del>
    </w:p>
    <w:p w14:paraId="226CED86" w14:textId="308908E2" w:rsidR="00F05D74" w:rsidRPr="008D2009" w:rsidDel="00AC093B" w:rsidRDefault="00F05D74">
      <w:pPr>
        <w:pStyle w:val="Heading1"/>
        <w:rPr>
          <w:del w:id="1049" w:author="Wells, Kellie S                           Export License Required - US Collins" w:date="2023-06-30T10:24:00Z"/>
        </w:rPr>
        <w:pPrChange w:id="1050" w:author="Wells, Kellie S                           Export License Required - US Collins" w:date="2023-06-30T10:24:00Z">
          <w:pPr>
            <w:pStyle w:val="BodyText"/>
            <w:ind w:left="0"/>
          </w:pPr>
        </w:pPrChange>
      </w:pPr>
    </w:p>
    <w:p w14:paraId="5C7D5425" w14:textId="14269D52" w:rsidR="000F2AC9" w:rsidRPr="000F2AC9" w:rsidDel="00AC093B" w:rsidRDefault="000F2AC9">
      <w:pPr>
        <w:pStyle w:val="Heading1"/>
        <w:rPr>
          <w:del w:id="1051" w:author="Wells, Kellie S                           Export License Required - US Collins" w:date="2023-06-30T10:24:00Z"/>
        </w:rPr>
        <w:pPrChange w:id="1052" w:author="Wells, Kellie S                           Export License Required - US Collins" w:date="2023-06-30T10:24:00Z">
          <w:pPr>
            <w:pStyle w:val="Heading6"/>
            <w:numPr>
              <w:ilvl w:val="0"/>
              <w:numId w:val="0"/>
            </w:numPr>
            <w:tabs>
              <w:tab w:val="clear" w:pos="1152"/>
            </w:tabs>
            <w:ind w:left="0" w:firstLine="0"/>
          </w:pPr>
        </w:pPrChange>
      </w:pPr>
    </w:p>
    <w:p w14:paraId="466F7DE8" w14:textId="77777777" w:rsidR="00AC093B" w:rsidRPr="00EC35CC" w:rsidRDefault="00AC093B" w:rsidP="00AC093B">
      <w:pPr>
        <w:pStyle w:val="Intentionally"/>
        <w:rPr>
          <w:ins w:id="1053" w:author="Wells, Kellie S                           Export License Required - US Collins" w:date="2023-06-30T10:25:00Z"/>
        </w:rPr>
      </w:pPr>
      <w:ins w:id="1054" w:author="Wells, Kellie S                           Export License Required - US Collins" w:date="2023-06-30T10:25:00Z">
        <w:r w:rsidRPr="00D37F8F">
          <w:t xml:space="preserve">This </w:t>
        </w:r>
        <w:r>
          <w:t>is the final page of this document</w:t>
        </w:r>
      </w:ins>
    </w:p>
    <w:p w14:paraId="32BA2A90" w14:textId="55EB3160" w:rsidR="002F3391" w:rsidRPr="00EC35CC" w:rsidRDefault="00D33C30">
      <w:pPr>
        <w:pStyle w:val="Heading1"/>
        <w:pageBreakBefore w:val="0"/>
        <w:numPr>
          <w:ilvl w:val="0"/>
          <w:numId w:val="0"/>
        </w:numPr>
        <w:pPrChange w:id="1055" w:author="Wells, Kellie S                           Export License Required - US Collins" w:date="2023-06-30T10:24:00Z">
          <w:pPr>
            <w:pStyle w:val="Intentionally"/>
          </w:pPr>
        </w:pPrChange>
      </w:pPr>
      <w:del w:id="1056" w:author="Wells, Kellie S                           Export License Required - US Collins" w:date="2023-06-30T10:24:00Z">
        <w:r w:rsidRPr="00D37F8F" w:rsidDel="00AC093B">
          <w:delText xml:space="preserve">This </w:delText>
        </w:r>
        <w:r w:rsidDel="00AC093B">
          <w:delText>is the final page of this document</w:delText>
        </w:r>
      </w:del>
      <w:bookmarkEnd w:id="155"/>
      <w:bookmarkEnd w:id="156"/>
      <w:bookmarkEnd w:id="157"/>
    </w:p>
    <w:sectPr w:rsidR="002F3391" w:rsidRPr="00EC35CC" w:rsidSect="00727B1E">
      <w:headerReference w:type="first" r:id="rId46"/>
      <w:footerReference w:type="first" r:id="rId47"/>
      <w:pgSz w:w="11906" w:h="16838" w:code="9"/>
      <w:pgMar w:top="1304" w:right="1134" w:bottom="1134" w:left="1134"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B8B58D" w14:textId="77777777" w:rsidR="005D0399" w:rsidRDefault="005D0399" w:rsidP="00C17929">
      <w:pPr>
        <w:pStyle w:val="Tabletext"/>
      </w:pPr>
      <w:r>
        <w:separator/>
      </w:r>
    </w:p>
  </w:endnote>
  <w:endnote w:type="continuationSeparator" w:id="0">
    <w:p w14:paraId="3F33F04A" w14:textId="77777777" w:rsidR="005D0399" w:rsidRDefault="005D0399" w:rsidP="00C17929">
      <w:pPr>
        <w:pStyle w:val="Table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75A81" w14:textId="6C56F88A" w:rsidR="00D379C9" w:rsidRPr="00D6052F" w:rsidRDefault="00D379C9" w:rsidP="00EC35CC">
    <w:pPr>
      <w:pStyle w:val="footercopy"/>
    </w:pPr>
    <w:r w:rsidRPr="00D6052F">
      <w:t xml:space="preserve">Copyright </w:t>
    </w:r>
    <w:r w:rsidRPr="00D6052F">
      <w:fldChar w:fldCharType="begin"/>
    </w:r>
    <w:r w:rsidRPr="00D6052F">
      <w:instrText xml:space="preserve"> DATE  \@ "yyyy" \* MERGEFORMAT </w:instrText>
    </w:r>
    <w:r w:rsidRPr="00D6052F">
      <w:fldChar w:fldCharType="separate"/>
    </w:r>
    <w:r w:rsidR="009B41DC">
      <w:t>2025</w:t>
    </w:r>
    <w:r w:rsidRPr="00D6052F">
      <w:fldChar w:fldCharType="end"/>
    </w:r>
    <w:r w:rsidRPr="00D6052F">
      <w:t xml:space="preserve"> Atlantic Inertial Systems Ltd.  Any use, duplication or disclosure of information </w:t>
    </w:r>
    <w:r w:rsidRPr="00EC35CC">
      <w:t>contained</w:t>
    </w:r>
    <w:r w:rsidRPr="00D6052F">
      <w:t xml:space="preserve"> on this page is subject to the restrictions in the title pages of this document.</w:t>
    </w:r>
  </w:p>
  <w:p w14:paraId="0EF7C7C1" w14:textId="77777777" w:rsidR="00D379C9" w:rsidRDefault="00D379C9">
    <w:pPr>
      <w:pStyle w:val="Footer"/>
      <w:rPr>
        <w:color w:val="auto"/>
      </w:rPr>
    </w:pPr>
    <w:r>
      <w:rPr>
        <w:color w:val="auto"/>
      </w:rPr>
      <w:ptab w:relativeTo="margin" w:alignment="center" w:leader="none"/>
    </w:r>
    <w:r>
      <w:rPr>
        <w:color w:val="auto"/>
      </w:rPr>
      <w:t xml:space="preserve">COLLINS </w:t>
    </w:r>
    <w:r w:rsidRPr="00EC35CC">
      <w:rPr>
        <w:color w:val="auto"/>
      </w:rPr>
      <w:t>AEROSPACE PROPRIETARY</w:t>
    </w:r>
  </w:p>
  <w:p w14:paraId="52B6F621" w14:textId="77777777" w:rsidR="00D379C9" w:rsidRPr="00B73F55" w:rsidRDefault="00D379C9" w:rsidP="007F0D76">
    <w:pPr>
      <w:pStyle w:val="Footer"/>
      <w:spacing w:before="0"/>
      <w:rPr>
        <w:color w:val="auto"/>
      </w:rPr>
    </w:pPr>
    <w:r>
      <w:rPr>
        <w:color w:val="auto"/>
      </w:rPr>
      <w:t xml:space="preserve">Page </w:t>
    </w:r>
    <w:r w:rsidRPr="00E5221E">
      <w:rPr>
        <w:color w:val="auto"/>
      </w:rPr>
      <w:fldChar w:fldCharType="begin"/>
    </w:r>
    <w:r w:rsidRPr="00E5221E">
      <w:rPr>
        <w:color w:val="auto"/>
      </w:rPr>
      <w:instrText xml:space="preserve"> PAGE   \* MERGEFORMAT </w:instrText>
    </w:r>
    <w:r w:rsidRPr="00E5221E">
      <w:rPr>
        <w:color w:val="auto"/>
      </w:rPr>
      <w:fldChar w:fldCharType="separate"/>
    </w:r>
    <w:r w:rsidR="007339CE">
      <w:rPr>
        <w:noProof/>
        <w:color w:val="auto"/>
      </w:rPr>
      <w:t>6</w:t>
    </w:r>
    <w:r w:rsidRPr="00E5221E">
      <w:rPr>
        <w:noProof/>
        <w:color w:val="auto"/>
      </w:rPr>
      <w:fldChar w:fldCharType="end"/>
    </w:r>
    <w:r>
      <w:rPr>
        <w:color w:val="auto"/>
      </w:rPr>
      <w:ptab w:relativeTo="margin" w:alignment="center" w:leader="none"/>
    </w:r>
    <w:r w:rsidR="0068569F" w:rsidRPr="0068569F">
      <w:rPr>
        <w:rFonts w:cs="Arial"/>
        <w:color w:val="auto"/>
        <w:szCs w:val="16"/>
      </w:rPr>
      <w:t>&lt;SECURITY CLASSIFICATION&gt;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A8EB99" w14:textId="0427157C" w:rsidR="00D379C9" w:rsidRPr="00D6052F" w:rsidRDefault="00D379C9" w:rsidP="007D2EAD">
    <w:pPr>
      <w:pStyle w:val="footercopy"/>
    </w:pPr>
    <w:r w:rsidRPr="00D6052F">
      <w:t xml:space="preserve">Copyright </w:t>
    </w:r>
    <w:r w:rsidRPr="00D6052F">
      <w:fldChar w:fldCharType="begin"/>
    </w:r>
    <w:r w:rsidRPr="00D6052F">
      <w:instrText xml:space="preserve"> DATE  \@ "yyyy" \* MERGEFORMAT </w:instrText>
    </w:r>
    <w:r w:rsidRPr="00D6052F">
      <w:fldChar w:fldCharType="separate"/>
    </w:r>
    <w:r w:rsidR="009B41DC">
      <w:t>2025</w:t>
    </w:r>
    <w:r w:rsidRPr="00D6052F">
      <w:fldChar w:fldCharType="end"/>
    </w:r>
    <w:r w:rsidRPr="00D6052F">
      <w:t xml:space="preserve"> Atlantic Inertial Systems Ltd.  Any use, duplication or disclosure of </w:t>
    </w:r>
    <w:r w:rsidRPr="00EC35CC">
      <w:t>information</w:t>
    </w:r>
    <w:r w:rsidRPr="00D6052F">
      <w:t xml:space="preserve"> contained on this page is subject to the restrictions in the title pages of this document.</w:t>
    </w:r>
  </w:p>
  <w:p w14:paraId="456307C6" w14:textId="77777777" w:rsidR="00D379C9" w:rsidRDefault="00D379C9" w:rsidP="007D2EAD">
    <w:pPr>
      <w:pStyle w:val="Footer"/>
      <w:rPr>
        <w:color w:val="auto"/>
      </w:rPr>
    </w:pPr>
    <w:r>
      <w:rPr>
        <w:color w:val="auto"/>
      </w:rPr>
      <w:ptab w:relativeTo="margin" w:alignment="center" w:leader="none"/>
    </w:r>
    <w:r>
      <w:rPr>
        <w:color w:val="auto"/>
      </w:rPr>
      <w:t>COLLINS</w:t>
    </w:r>
    <w:r w:rsidRPr="00EC35CC">
      <w:rPr>
        <w:color w:val="auto"/>
      </w:rPr>
      <w:t xml:space="preserve"> AEROSPACE PROPRIETARY</w:t>
    </w:r>
  </w:p>
  <w:p w14:paraId="032E23CE" w14:textId="77777777" w:rsidR="00D379C9" w:rsidRPr="00C17929" w:rsidRDefault="00D379C9" w:rsidP="00FF49A8">
    <w:pPr>
      <w:pStyle w:val="Footer"/>
      <w:tabs>
        <w:tab w:val="clear" w:pos="4678"/>
        <w:tab w:val="clear" w:pos="9356"/>
        <w:tab w:val="center" w:pos="4680"/>
        <w:tab w:val="right" w:pos="9360"/>
      </w:tabs>
      <w:spacing w:before="0"/>
      <w:rPr>
        <w:color w:val="auto"/>
      </w:rPr>
    </w:pPr>
    <w:r>
      <w:rPr>
        <w:color w:val="auto"/>
      </w:rPr>
      <w:ptab w:relativeTo="margin" w:alignment="center" w:leader="none"/>
    </w:r>
    <w:r w:rsidR="0068569F" w:rsidRPr="0068569F">
      <w:rPr>
        <w:rFonts w:cs="Arial"/>
        <w:color w:val="auto"/>
        <w:szCs w:val="16"/>
      </w:rPr>
      <w:t>&lt;SECURITY CLASSIFICATION&gt;</w:t>
    </w:r>
    <w:r>
      <w:rPr>
        <w:color w:val="auto"/>
        <w:szCs w:val="16"/>
      </w:rPr>
      <w:ptab w:relativeTo="margin" w:alignment="right" w:leader="none"/>
    </w:r>
    <w:r>
      <w:rPr>
        <w:color w:val="auto"/>
        <w:szCs w:val="16"/>
      </w:rPr>
      <w:t xml:space="preserve">Page </w:t>
    </w:r>
    <w:r w:rsidRPr="00E5221E">
      <w:rPr>
        <w:color w:val="auto"/>
        <w:szCs w:val="16"/>
      </w:rPr>
      <w:fldChar w:fldCharType="begin"/>
    </w:r>
    <w:r w:rsidRPr="00E5221E">
      <w:rPr>
        <w:color w:val="auto"/>
        <w:szCs w:val="16"/>
      </w:rPr>
      <w:instrText xml:space="preserve"> PAGE   \* MERGEFORMAT </w:instrText>
    </w:r>
    <w:r w:rsidRPr="00E5221E">
      <w:rPr>
        <w:color w:val="auto"/>
        <w:szCs w:val="16"/>
      </w:rPr>
      <w:fldChar w:fldCharType="separate"/>
    </w:r>
    <w:r w:rsidR="007339CE">
      <w:rPr>
        <w:noProof/>
        <w:color w:val="auto"/>
        <w:szCs w:val="16"/>
      </w:rPr>
      <w:t>5</w:t>
    </w:r>
    <w:r w:rsidRPr="00E5221E">
      <w:rPr>
        <w:noProof/>
        <w:color w:val="auto"/>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F860E" w14:textId="5F3602C8" w:rsidR="00D379C9" w:rsidRPr="004761DB" w:rsidRDefault="00D379C9" w:rsidP="002F3391">
    <w:pPr>
      <w:pStyle w:val="footercopy"/>
      <w:pBdr>
        <w:top w:val="none" w:sz="0" w:space="0" w:color="auto"/>
      </w:pBdr>
      <w:rPr>
        <w:color w:val="auto"/>
      </w:rPr>
    </w:pPr>
    <w:r w:rsidRPr="004761DB">
      <w:rPr>
        <w:color w:val="auto"/>
      </w:rPr>
      <w:t xml:space="preserve">Copyright </w:t>
    </w:r>
    <w:r w:rsidRPr="004761DB">
      <w:rPr>
        <w:color w:val="auto"/>
      </w:rPr>
      <w:fldChar w:fldCharType="begin"/>
    </w:r>
    <w:r w:rsidRPr="004761DB">
      <w:rPr>
        <w:color w:val="auto"/>
      </w:rPr>
      <w:instrText xml:space="preserve"> DATE  \@ "yyyy" \* MERGEFORMAT </w:instrText>
    </w:r>
    <w:r w:rsidRPr="004761DB">
      <w:rPr>
        <w:color w:val="auto"/>
      </w:rPr>
      <w:fldChar w:fldCharType="separate"/>
    </w:r>
    <w:r w:rsidR="009B41DC">
      <w:rPr>
        <w:color w:val="auto"/>
      </w:rPr>
      <w:t>2025</w:t>
    </w:r>
    <w:r w:rsidRPr="004761DB">
      <w:rPr>
        <w:color w:val="auto"/>
      </w:rPr>
      <w:fldChar w:fldCharType="end"/>
    </w:r>
    <w:r w:rsidRPr="004761DB">
      <w:rPr>
        <w:color w:val="auto"/>
      </w:rPr>
      <w:t xml:space="preserve"> Atlantic Inertial Systems Ltd.  Any use, duplication or disclosure of information contained on this page is subject to the restrictions in the title pages of this document.</w:t>
    </w:r>
  </w:p>
  <w:p w14:paraId="2E6690F7" w14:textId="77777777" w:rsidR="00D379C9" w:rsidRDefault="00D379C9" w:rsidP="006A1A89">
    <w:pPr>
      <w:pStyle w:val="Footer"/>
      <w:tabs>
        <w:tab w:val="clear" w:pos="4678"/>
        <w:tab w:val="clear" w:pos="9356"/>
        <w:tab w:val="center" w:pos="4680"/>
        <w:tab w:val="left" w:pos="7669"/>
        <w:tab w:val="right" w:pos="9360"/>
      </w:tabs>
      <w:rPr>
        <w:rStyle w:val="PageNumber"/>
        <w:color w:val="auto"/>
      </w:rPr>
    </w:pPr>
    <w:r>
      <w:rPr>
        <w:color w:val="auto"/>
      </w:rPr>
      <w:ptab w:relativeTo="margin" w:alignment="center" w:leader="none"/>
    </w:r>
    <w:r>
      <w:rPr>
        <w:color w:val="auto"/>
      </w:rPr>
      <w:t>COLLINS</w:t>
    </w:r>
    <w:r w:rsidRPr="00903771">
      <w:rPr>
        <w:color w:val="auto"/>
      </w:rPr>
      <w:t xml:space="preserve"> AEROSPACE PROPRIETARY</w:t>
    </w:r>
  </w:p>
  <w:p w14:paraId="2FD43151" w14:textId="77777777" w:rsidR="00D379C9" w:rsidRDefault="00D379C9" w:rsidP="002F3391">
    <w:pPr>
      <w:pStyle w:val="Footer"/>
      <w:spacing w:before="0"/>
      <w:rPr>
        <w:noProof/>
        <w:color w:val="auto"/>
      </w:rPr>
    </w:pPr>
    <w:r>
      <w:rPr>
        <w:color w:val="auto"/>
      </w:rPr>
      <w:t>Miscellaneous Report</w:t>
    </w:r>
    <w:r>
      <w:rPr>
        <w:color w:val="auto"/>
      </w:rPr>
      <w:ptab w:relativeTo="margin" w:alignment="center" w:leader="none"/>
    </w:r>
    <w:r w:rsidR="0068569F" w:rsidRPr="0068569F">
      <w:rPr>
        <w:rFonts w:cs="Arial"/>
        <w:color w:val="auto"/>
        <w:szCs w:val="16"/>
      </w:rPr>
      <w:t>&lt;SECURITY CLASSIFICATION&gt;</w:t>
    </w:r>
    <w:r>
      <w:rPr>
        <w:color w:val="auto"/>
      </w:rPr>
      <w:ptab w:relativeTo="margin" w:alignment="right" w:leader="none"/>
    </w:r>
    <w:r>
      <w:rPr>
        <w:color w:val="auto"/>
      </w:rPr>
      <w:t xml:space="preserve">Page </w:t>
    </w:r>
    <w:r w:rsidRPr="00E5221E">
      <w:rPr>
        <w:color w:val="auto"/>
      </w:rPr>
      <w:fldChar w:fldCharType="begin"/>
    </w:r>
    <w:r w:rsidRPr="00E5221E">
      <w:rPr>
        <w:color w:val="auto"/>
      </w:rPr>
      <w:instrText xml:space="preserve"> PAGE   \* MERGEFORMAT </w:instrText>
    </w:r>
    <w:r w:rsidRPr="00E5221E">
      <w:rPr>
        <w:color w:val="auto"/>
      </w:rPr>
      <w:fldChar w:fldCharType="separate"/>
    </w:r>
    <w:r w:rsidR="007339CE">
      <w:rPr>
        <w:noProof/>
        <w:color w:val="auto"/>
      </w:rPr>
      <w:t>1</w:t>
    </w:r>
    <w:r w:rsidRPr="00E5221E">
      <w:rPr>
        <w:noProof/>
        <w:color w:val="auto"/>
      </w:rPr>
      <w:fldChar w:fldCharType="end"/>
    </w:r>
  </w:p>
  <w:p w14:paraId="7A74C53E" w14:textId="4807A071" w:rsidR="00D379C9" w:rsidRPr="002F3391" w:rsidRDefault="00D379C9" w:rsidP="002F3391">
    <w:pPr>
      <w:pStyle w:val="Footer"/>
      <w:spacing w:before="0"/>
      <w:rPr>
        <w:color w:val="auto"/>
      </w:rPr>
    </w:pPr>
    <w:r>
      <w:rPr>
        <w:color w:val="auto"/>
      </w:rPr>
      <w:t xml:space="preserve">Template Rev </w:t>
    </w:r>
    <w:r w:rsidR="0068569F">
      <w:rPr>
        <w:color w:val="auto"/>
      </w:rPr>
      <w:t>1</w:t>
    </w:r>
    <w:r w:rsidR="0060521C">
      <w:rPr>
        <w:color w:val="auto"/>
      </w:rPr>
      <w:t>4</w:t>
    </w:r>
    <w:r w:rsidR="0068569F">
      <w:rPr>
        <w:color w:val="auto"/>
      </w:rPr>
      <w:t xml:space="preserve"> (</w:t>
    </w:r>
    <w:r w:rsidR="0060521C">
      <w:rPr>
        <w:color w:val="auto"/>
      </w:rPr>
      <w:t>25</w:t>
    </w:r>
    <w:r w:rsidR="0068569F">
      <w:rPr>
        <w:color w:val="auto"/>
      </w:rPr>
      <w:t>-</w:t>
    </w:r>
    <w:r w:rsidR="0060521C">
      <w:rPr>
        <w:color w:val="auto"/>
      </w:rPr>
      <w:t>Nov</w:t>
    </w:r>
    <w:r w:rsidR="0068569F">
      <w:rPr>
        <w:color w:val="auto"/>
      </w:rPr>
      <w:t>-2021)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FB841" w14:textId="0D215C77" w:rsidR="00D379C9" w:rsidRPr="00D6052F" w:rsidRDefault="00D379C9" w:rsidP="00EC35CC">
    <w:pPr>
      <w:pStyle w:val="footercopy"/>
    </w:pPr>
    <w:r w:rsidRPr="00D6052F">
      <w:t xml:space="preserve">Copyright </w:t>
    </w:r>
    <w:r w:rsidRPr="00D6052F">
      <w:fldChar w:fldCharType="begin"/>
    </w:r>
    <w:r w:rsidRPr="00D6052F">
      <w:instrText xml:space="preserve"> DATE  \@ "yyyy" \* MERGEFORMAT </w:instrText>
    </w:r>
    <w:r w:rsidRPr="00D6052F">
      <w:fldChar w:fldCharType="separate"/>
    </w:r>
    <w:r w:rsidR="009B41DC">
      <w:t>2025</w:t>
    </w:r>
    <w:r w:rsidRPr="00D6052F">
      <w:fldChar w:fldCharType="end"/>
    </w:r>
    <w:r w:rsidRPr="00D6052F">
      <w:t xml:space="preserve"> Atlantic Inertial Systems Ltd.  Any use, duplication or disclosure of </w:t>
    </w:r>
    <w:r w:rsidRPr="00EC35CC">
      <w:t>information</w:t>
    </w:r>
    <w:r w:rsidRPr="00D6052F">
      <w:t xml:space="preserve"> contained on this page is subject to the restrictions in the title pages of this document.</w:t>
    </w:r>
  </w:p>
  <w:p w14:paraId="3D0C5D52" w14:textId="77777777" w:rsidR="00D379C9" w:rsidRDefault="00D379C9" w:rsidP="00B73F55">
    <w:pPr>
      <w:pStyle w:val="Footer"/>
      <w:rPr>
        <w:color w:val="auto"/>
      </w:rPr>
    </w:pPr>
    <w:r>
      <w:rPr>
        <w:color w:val="auto"/>
      </w:rPr>
      <w:ptab w:relativeTo="margin" w:alignment="center" w:leader="none"/>
    </w:r>
    <w:r w:rsidRPr="00EC35CC">
      <w:rPr>
        <w:color w:val="auto"/>
      </w:rPr>
      <w:t>UTC AEROSPACE SYSTEMS PROPRIETARY</w:t>
    </w:r>
  </w:p>
  <w:p w14:paraId="1E64F19D" w14:textId="77777777" w:rsidR="00D379C9" w:rsidRPr="002F3391" w:rsidRDefault="00D379C9" w:rsidP="007F0D76">
    <w:pPr>
      <w:pStyle w:val="Footer"/>
      <w:spacing w:before="0"/>
      <w:rPr>
        <w:color w:val="auto"/>
      </w:rPr>
    </w:pPr>
    <w:r>
      <w:rPr>
        <w:color w:val="auto"/>
        <w:szCs w:val="16"/>
      </w:rPr>
      <w:t xml:space="preserve">Page </w:t>
    </w:r>
    <w:r w:rsidRPr="00E5221E">
      <w:rPr>
        <w:color w:val="auto"/>
        <w:szCs w:val="16"/>
      </w:rPr>
      <w:fldChar w:fldCharType="begin"/>
    </w:r>
    <w:r w:rsidRPr="00E5221E">
      <w:rPr>
        <w:color w:val="auto"/>
        <w:szCs w:val="16"/>
      </w:rPr>
      <w:instrText xml:space="preserve"> PAGE   \* MERGEFORMAT </w:instrText>
    </w:r>
    <w:r w:rsidRPr="00E5221E">
      <w:rPr>
        <w:color w:val="auto"/>
        <w:szCs w:val="16"/>
      </w:rPr>
      <w:fldChar w:fldCharType="separate"/>
    </w:r>
    <w:r>
      <w:rPr>
        <w:noProof/>
        <w:color w:val="auto"/>
        <w:szCs w:val="16"/>
      </w:rPr>
      <w:t>4</w:t>
    </w:r>
    <w:r w:rsidRPr="00E5221E">
      <w:rPr>
        <w:noProof/>
        <w:color w:val="auto"/>
        <w:szCs w:val="16"/>
      </w:rPr>
      <w:fldChar w:fldCharType="end"/>
    </w:r>
    <w:r>
      <w:rPr>
        <w:color w:val="auto"/>
        <w:szCs w:val="16"/>
      </w:rPr>
      <w:ptab w:relativeTo="margin" w:alignment="center" w:leader="none"/>
    </w:r>
    <w:r>
      <w:rPr>
        <w:color w:val="auto"/>
        <w:szCs w:val="16"/>
      </w:rPr>
      <w:t>UNCLASSIFIED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0BB2F" w14:textId="77777777" w:rsidR="005D0399" w:rsidRDefault="005D0399" w:rsidP="00C17929">
      <w:pPr>
        <w:pStyle w:val="Tabletext"/>
      </w:pPr>
      <w:r>
        <w:separator/>
      </w:r>
    </w:p>
  </w:footnote>
  <w:footnote w:type="continuationSeparator" w:id="0">
    <w:p w14:paraId="034D02D9" w14:textId="77777777" w:rsidR="005D0399" w:rsidRDefault="005D0399" w:rsidP="00C17929">
      <w:pPr>
        <w:pStyle w:val="Tabletex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307AF7" w14:textId="29BF2DF7" w:rsidR="00D379C9" w:rsidRDefault="00D379C9" w:rsidP="004F7498">
    <w:pPr>
      <w:pStyle w:val="Header"/>
    </w:pPr>
    <w:r>
      <w:rPr>
        <w:noProof/>
        <w:lang w:eastAsia="en-GB"/>
      </w:rPr>
      <w:drawing>
        <wp:anchor distT="0" distB="0" distL="114300" distR="114300" simplePos="0" relativeHeight="251694080" behindDoc="0" locked="0" layoutInCell="1" allowOverlap="1" wp14:anchorId="3FE64349" wp14:editId="7FB00F13">
          <wp:simplePos x="0" y="0"/>
          <wp:positionH relativeFrom="margin">
            <wp:posOffset>4657668</wp:posOffset>
          </wp:positionH>
          <wp:positionV relativeFrom="paragraph">
            <wp:posOffset>-185718</wp:posOffset>
          </wp:positionV>
          <wp:extent cx="1516769" cy="259335"/>
          <wp:effectExtent l="0" t="0" r="762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S_blu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6769" cy="259335"/>
                  </a:xfrm>
                  <a:prstGeom prst="rect">
                    <a:avLst/>
                  </a:prstGeom>
                </pic:spPr>
              </pic:pic>
            </a:graphicData>
          </a:graphic>
          <wp14:sizeRelH relativeFrom="page">
            <wp14:pctWidth>0</wp14:pctWidth>
          </wp14:sizeRelH>
          <wp14:sizeRelV relativeFrom="page">
            <wp14:pctHeight>0</wp14:pctHeight>
          </wp14:sizeRelV>
        </wp:anchor>
      </w:drawing>
    </w:r>
    <w:r>
      <w:rPr>
        <w:szCs w:val="16"/>
      </w:rPr>
      <w:t xml:space="preserve">Document No: </w:t>
    </w:r>
    <w:r w:rsidR="000E7E7C">
      <w:rPr>
        <w:szCs w:val="16"/>
      </w:rPr>
      <w:t>TODO</w:t>
    </w:r>
    <w:r>
      <w:rPr>
        <w:szCs w:val="16"/>
      </w:rPr>
      <w:ptab w:relativeTo="margin" w:alignment="center" w:leader="none"/>
    </w:r>
    <w:r w:rsidR="0068569F" w:rsidRPr="00B62226">
      <w:rPr>
        <w:rFonts w:cs="Arial"/>
        <w:szCs w:val="16"/>
      </w:rPr>
      <w:t>&lt;SECURITY CLASSIFICATION&gt;</w:t>
    </w:r>
    <w:r w:rsidRPr="00C17929">
      <w:br/>
    </w:r>
    <w:r w:rsidR="0068569F">
      <w:t xml:space="preserve">Revision </w:t>
    </w:r>
    <w:r w:rsidR="00A81797">
      <w:t>1</w:t>
    </w:r>
    <w:r>
      <w:ptab w:relativeTo="margin" w:alignment="center" w:leader="none"/>
    </w:r>
    <w:r>
      <w:t>COLLINS AEROSPACE PROPRIETARY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4540E4" w14:textId="3D831DA4" w:rsidR="00D379C9" w:rsidRPr="00C17929" w:rsidRDefault="00D379C9" w:rsidP="004F7498">
    <w:pPr>
      <w:pStyle w:val="Header"/>
    </w:pPr>
    <w:r>
      <w:rPr>
        <w:noProof/>
        <w:lang w:eastAsia="en-GB"/>
      </w:rPr>
      <w:drawing>
        <wp:anchor distT="0" distB="0" distL="114300" distR="114300" simplePos="0" relativeHeight="251696128" behindDoc="0" locked="0" layoutInCell="1" allowOverlap="1" wp14:anchorId="203F37A7" wp14:editId="3446BCF0">
          <wp:simplePos x="0" y="0"/>
          <wp:positionH relativeFrom="margin">
            <wp:posOffset>4187</wp:posOffset>
          </wp:positionH>
          <wp:positionV relativeFrom="paragraph">
            <wp:posOffset>-149504</wp:posOffset>
          </wp:positionV>
          <wp:extent cx="1516769" cy="259335"/>
          <wp:effectExtent l="0" t="0" r="762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S_blu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6769" cy="259335"/>
                  </a:xfrm>
                  <a:prstGeom prst="rect">
                    <a:avLst/>
                  </a:prstGeom>
                </pic:spPr>
              </pic:pic>
            </a:graphicData>
          </a:graphic>
          <wp14:sizeRelH relativeFrom="page">
            <wp14:pctWidth>0</wp14:pctWidth>
          </wp14:sizeRelH>
          <wp14:sizeRelV relativeFrom="page">
            <wp14:pctHeight>0</wp14:pctHeight>
          </wp14:sizeRelV>
        </wp:anchor>
      </w:drawing>
    </w:r>
    <w:r>
      <w:rPr>
        <w:szCs w:val="16"/>
      </w:rPr>
      <w:ptab w:relativeTo="margin" w:alignment="center" w:leader="none"/>
    </w:r>
    <w:r w:rsidR="0068569F" w:rsidRPr="0068569F">
      <w:rPr>
        <w:rFonts w:cs="Arial"/>
        <w:szCs w:val="16"/>
      </w:rPr>
      <w:t>&lt;SECURITY CLASSIFICATION&gt;</w:t>
    </w:r>
    <w:r>
      <w:ptab w:relativeTo="margin" w:alignment="right" w:leader="none"/>
    </w:r>
    <w:r>
      <w:t xml:space="preserve">Document No: </w:t>
    </w:r>
    <w:r w:rsidR="000E7E7C">
      <w:t>TODO</w:t>
    </w:r>
    <w:r w:rsidRPr="00C17929">
      <w:br/>
    </w:r>
    <w:r>
      <w:ptab w:relativeTo="margin" w:alignment="center" w:leader="none"/>
    </w:r>
    <w:r>
      <w:t>COLLINS AEROSPACE PROPRIETARY</w:t>
    </w:r>
    <w:r>
      <w:ptab w:relativeTo="margin" w:alignment="right" w:leader="none"/>
    </w:r>
    <w:r w:rsidR="0068569F">
      <w:t xml:space="preserve">Revision </w:t>
    </w:r>
    <w:r w:rsidR="00A81797">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938C8" w14:textId="77777777" w:rsidR="00D379C9" w:rsidRDefault="00D379C9" w:rsidP="002C5AA8">
    <w:pPr>
      <w:pStyle w:val="Header"/>
      <w:pBdr>
        <w:bottom w:val="none" w:sz="0" w:space="0" w:color="auto"/>
      </w:pBdr>
    </w:pPr>
    <w:r>
      <w:rPr>
        <w:noProof/>
        <w:lang w:eastAsia="en-GB"/>
      </w:rPr>
      <w:drawing>
        <wp:anchor distT="0" distB="0" distL="114300" distR="114300" simplePos="0" relativeHeight="251687936" behindDoc="0" locked="0" layoutInCell="1" allowOverlap="1" wp14:anchorId="18CB10AB" wp14:editId="414B1C8E">
          <wp:simplePos x="0" y="0"/>
          <wp:positionH relativeFrom="margin">
            <wp:posOffset>-58848</wp:posOffset>
          </wp:positionH>
          <wp:positionV relativeFrom="paragraph">
            <wp:posOffset>-87179</wp:posOffset>
          </wp:positionV>
          <wp:extent cx="1516769" cy="259335"/>
          <wp:effectExtent l="0" t="0" r="762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S_blu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6769" cy="259335"/>
                  </a:xfrm>
                  <a:prstGeom prst="rect">
                    <a:avLst/>
                  </a:prstGeom>
                </pic:spPr>
              </pic:pic>
            </a:graphicData>
          </a:graphic>
          <wp14:sizeRelH relativeFrom="page">
            <wp14:pctWidth>0</wp14:pctWidth>
          </wp14:sizeRelH>
          <wp14:sizeRelV relativeFrom="page">
            <wp14:pctHeight>0</wp14:pctHeight>
          </wp14:sizeRelV>
        </wp:anchor>
      </w:drawing>
    </w:r>
    <w:r>
      <w:ptab w:relativeTo="margin" w:alignment="center" w:leader="none"/>
    </w:r>
    <w:r w:rsidR="0068569F" w:rsidRPr="00B62226">
      <w:rPr>
        <w:rFonts w:cs="Arial"/>
        <w:szCs w:val="16"/>
      </w:rPr>
      <w:t>&lt;SECURITY CLASSIFICATION&gt;</w:t>
    </w:r>
  </w:p>
  <w:p w14:paraId="374421F4" w14:textId="77777777" w:rsidR="00D379C9" w:rsidRDefault="00D379C9" w:rsidP="002C5AA8">
    <w:pPr>
      <w:pStyle w:val="Header"/>
      <w:pBdr>
        <w:bottom w:val="none" w:sz="0" w:space="0" w:color="auto"/>
      </w:pBdr>
      <w:spacing w:line="600" w:lineRule="auto"/>
    </w:pPr>
    <w:r>
      <w:ptab w:relativeTo="margin" w:alignment="center" w:leader="none"/>
    </w:r>
    <w:r>
      <w:t>COLLINS AEROSPACE PROPRIETARY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9D9AB" w14:textId="77777777" w:rsidR="00D379C9" w:rsidRPr="00C17929" w:rsidRDefault="00D379C9" w:rsidP="004F7498">
    <w:pPr>
      <w:pStyle w:val="Header"/>
    </w:pPr>
    <w:r>
      <w:rPr>
        <w:noProof/>
        <w:lang w:eastAsia="en-GB"/>
      </w:rPr>
      <w:drawing>
        <wp:anchor distT="0" distB="0" distL="114300" distR="114300" simplePos="0" relativeHeight="251681792" behindDoc="0" locked="0" layoutInCell="1" allowOverlap="1" wp14:anchorId="79934268" wp14:editId="21679348">
          <wp:simplePos x="0" y="0"/>
          <wp:positionH relativeFrom="rightMargin">
            <wp:posOffset>-1871980</wp:posOffset>
          </wp:positionH>
          <wp:positionV relativeFrom="page">
            <wp:posOffset>277495</wp:posOffset>
          </wp:positionV>
          <wp:extent cx="1918800" cy="277200"/>
          <wp:effectExtent l="0" t="0" r="571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S_blu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18800" cy="277200"/>
                  </a:xfrm>
                  <a:prstGeom prst="rect">
                    <a:avLst/>
                  </a:prstGeom>
                </pic:spPr>
              </pic:pic>
            </a:graphicData>
          </a:graphic>
          <wp14:sizeRelH relativeFrom="page">
            <wp14:pctWidth>0</wp14:pctWidth>
          </wp14:sizeRelH>
          <wp14:sizeRelV relativeFrom="page">
            <wp14:pctHeight>0</wp14:pctHeight>
          </wp14:sizeRelV>
        </wp:anchor>
      </w:drawing>
    </w:r>
    <w:r>
      <w:rPr>
        <w:szCs w:val="16"/>
      </w:rPr>
      <w:t>Document No: MC</w:t>
    </w:r>
    <w:r>
      <w:rPr>
        <w:szCs w:val="16"/>
      </w:rPr>
      <w:ptab w:relativeTo="margin" w:alignment="center" w:leader="none"/>
    </w:r>
    <w:r w:rsidRPr="009966CF">
      <w:rPr>
        <w:szCs w:val="16"/>
      </w:rPr>
      <w:t>U</w:t>
    </w:r>
    <w:r>
      <w:rPr>
        <w:szCs w:val="16"/>
      </w:rPr>
      <w:t>NCLASSIFIED</w:t>
    </w:r>
    <w:r w:rsidRPr="00C17929">
      <w:br/>
    </w:r>
    <w:r>
      <w:t>Revision 1</w:t>
    </w:r>
    <w:r>
      <w:ptab w:relativeTo="margin" w:alignment="center" w:leader="none"/>
    </w:r>
    <w:r>
      <w:t>UTC AEROSPACE SYSTEMS PROPRIETARY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33DBC"/>
    <w:multiLevelType w:val="hybridMultilevel"/>
    <w:tmpl w:val="088E741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15:restartNumberingAfterBreak="0">
    <w:nsid w:val="0A895410"/>
    <w:multiLevelType w:val="hybridMultilevel"/>
    <w:tmpl w:val="5590CDC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 w15:restartNumberingAfterBreak="0">
    <w:nsid w:val="16A55F4C"/>
    <w:multiLevelType w:val="singleLevel"/>
    <w:tmpl w:val="807C8AB8"/>
    <w:lvl w:ilvl="0">
      <w:start w:val="1"/>
      <w:numFmt w:val="bullet"/>
      <w:pStyle w:val="Listdash"/>
      <w:lvlText w:val=""/>
      <w:lvlJc w:val="left"/>
      <w:pPr>
        <w:tabs>
          <w:tab w:val="num" w:pos="992"/>
        </w:tabs>
        <w:ind w:left="992" w:hanging="425"/>
      </w:pPr>
      <w:rPr>
        <w:rFonts w:ascii="Symbol" w:hAnsi="Symbol" w:hint="default"/>
      </w:rPr>
    </w:lvl>
  </w:abstractNum>
  <w:abstractNum w:abstractNumId="3" w15:restartNumberingAfterBreak="0">
    <w:nsid w:val="1A265FB4"/>
    <w:multiLevelType w:val="hybridMultilevel"/>
    <w:tmpl w:val="7AF20FB0"/>
    <w:lvl w:ilvl="0" w:tplc="4170BD06">
      <w:start w:val="1"/>
      <w:numFmt w:val="bullet"/>
      <w:pStyle w:val="guidancebullets"/>
      <w:lvlText w:val=""/>
      <w:lvlJc w:val="left"/>
      <w:pPr>
        <w:tabs>
          <w:tab w:val="num" w:pos="1512"/>
        </w:tabs>
        <w:ind w:left="1512" w:hanging="360"/>
      </w:pPr>
      <w:rPr>
        <w:rFonts w:ascii="Symbol" w:hAnsi="Symbol" w:hint="default"/>
        <w:color w:val="C0C0C0"/>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B1381F"/>
    <w:multiLevelType w:val="multilevel"/>
    <w:tmpl w:val="B476AF3C"/>
    <w:lvl w:ilvl="0">
      <w:start w:val="1"/>
      <w:numFmt w:val="decimal"/>
      <w:pStyle w:val="Heading1"/>
      <w:lvlText w:val="%1"/>
      <w:lvlJc w:val="left"/>
      <w:pPr>
        <w:tabs>
          <w:tab w:val="num" w:pos="-1418"/>
        </w:tabs>
        <w:ind w:left="-1418" w:hanging="1134"/>
      </w:pPr>
      <w:rPr>
        <w:rFonts w:hint="default"/>
      </w:rPr>
    </w:lvl>
    <w:lvl w:ilvl="1">
      <w:start w:val="1"/>
      <w:numFmt w:val="decimal"/>
      <w:pStyle w:val="Heading2"/>
      <w:lvlText w:val="%1.%2"/>
      <w:lvlJc w:val="left"/>
      <w:pPr>
        <w:tabs>
          <w:tab w:val="num" w:pos="1560"/>
        </w:tabs>
        <w:ind w:left="1560" w:hanging="1134"/>
      </w:pPr>
      <w:rPr>
        <w:rFonts w:hint="default"/>
      </w:rPr>
    </w:lvl>
    <w:lvl w:ilvl="2">
      <w:start w:val="1"/>
      <w:numFmt w:val="decimal"/>
      <w:pStyle w:val="Heading3"/>
      <w:lvlText w:val="%1.%2.%3"/>
      <w:lvlJc w:val="left"/>
      <w:pPr>
        <w:tabs>
          <w:tab w:val="num" w:pos="1134"/>
        </w:tabs>
        <w:ind w:left="1134" w:hanging="113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1134"/>
        </w:tabs>
        <w:ind w:left="1134" w:hanging="113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440"/>
        </w:tabs>
        <w:ind w:left="1134" w:hanging="1134"/>
      </w:pPr>
      <w:rPr>
        <w:rFonts w:hint="default"/>
      </w:rPr>
    </w:lvl>
    <w:lvl w:ilvl="5">
      <w:start w:val="1"/>
      <w:numFmt w:val="upperLetter"/>
      <w:pStyle w:val="Heading6"/>
      <w:lvlText w:val="Appendix %6"/>
      <w:lvlJc w:val="left"/>
      <w:pPr>
        <w:tabs>
          <w:tab w:val="num" w:pos="1152"/>
        </w:tabs>
        <w:ind w:left="1152" w:hanging="1152"/>
      </w:pPr>
      <w:rPr>
        <w:rFonts w:hint="default"/>
      </w:rPr>
    </w:lvl>
    <w:lvl w:ilvl="6">
      <w:start w:val="1"/>
      <w:numFmt w:val="decimal"/>
      <w:pStyle w:val="Heading7"/>
      <w:lvlText w:val="Appendix %6.%7"/>
      <w:lvlJc w:val="left"/>
      <w:pPr>
        <w:tabs>
          <w:tab w:val="num" w:pos="2573"/>
        </w:tabs>
        <w:ind w:left="2573" w:hanging="1296"/>
      </w:pPr>
      <w:rPr>
        <w:rFonts w:hint="default"/>
      </w:rPr>
    </w:lvl>
    <w:lvl w:ilvl="7">
      <w:start w:val="1"/>
      <w:numFmt w:val="decimal"/>
      <w:pStyle w:val="Heading8"/>
      <w:lvlText w:val="Appendix %6.%7.%8"/>
      <w:lvlJc w:val="left"/>
      <w:pPr>
        <w:tabs>
          <w:tab w:val="num" w:pos="1440"/>
        </w:tabs>
        <w:ind w:left="1440" w:hanging="1440"/>
      </w:pPr>
      <w:rPr>
        <w:rFonts w:hint="default"/>
      </w:rPr>
    </w:lvl>
    <w:lvl w:ilvl="8">
      <w:start w:val="1"/>
      <w:numFmt w:val="decimal"/>
      <w:pStyle w:val="Heading9"/>
      <w:lvlText w:val="Appendix %6.%7.%8.%9"/>
      <w:lvlJc w:val="left"/>
      <w:pPr>
        <w:tabs>
          <w:tab w:val="num" w:pos="1584"/>
        </w:tabs>
        <w:ind w:left="1584" w:hanging="1584"/>
      </w:pPr>
      <w:rPr>
        <w:rFonts w:hint="default"/>
      </w:rPr>
    </w:lvl>
  </w:abstractNum>
  <w:abstractNum w:abstractNumId="5" w15:restartNumberingAfterBreak="0">
    <w:nsid w:val="22234612"/>
    <w:multiLevelType w:val="multilevel"/>
    <w:tmpl w:val="0809001D"/>
    <w:styleLink w:val="ListNumMultilevel"/>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7BD46E9"/>
    <w:multiLevelType w:val="hybridMultilevel"/>
    <w:tmpl w:val="BAEA2582"/>
    <w:lvl w:ilvl="0" w:tplc="4ED49298">
      <w:start w:val="1"/>
      <w:numFmt w:val="lowerRoman"/>
      <w:pStyle w:val="ListNumberMultilevel2"/>
      <w:lvlText w:val="%1."/>
      <w:lvlJc w:val="right"/>
      <w:pPr>
        <w:ind w:left="2061" w:hanging="360"/>
      </w:pPr>
      <w:rPr>
        <w:rFonts w:hint="default"/>
      </w:rPr>
    </w:lvl>
    <w:lvl w:ilvl="1" w:tplc="08090003" w:tentative="1">
      <w:start w:val="1"/>
      <w:numFmt w:val="bullet"/>
      <w:lvlText w:val="o"/>
      <w:lvlJc w:val="left"/>
      <w:pPr>
        <w:ind w:left="1633" w:hanging="360"/>
      </w:pPr>
      <w:rPr>
        <w:rFonts w:ascii="Courier New" w:hAnsi="Courier New" w:cs="Courier New" w:hint="default"/>
      </w:rPr>
    </w:lvl>
    <w:lvl w:ilvl="2" w:tplc="08090005" w:tentative="1">
      <w:start w:val="1"/>
      <w:numFmt w:val="bullet"/>
      <w:lvlText w:val=""/>
      <w:lvlJc w:val="left"/>
      <w:pPr>
        <w:ind w:left="2353" w:hanging="360"/>
      </w:pPr>
      <w:rPr>
        <w:rFonts w:ascii="Wingdings" w:hAnsi="Wingdings" w:hint="default"/>
      </w:rPr>
    </w:lvl>
    <w:lvl w:ilvl="3" w:tplc="08090001" w:tentative="1">
      <w:start w:val="1"/>
      <w:numFmt w:val="bullet"/>
      <w:lvlText w:val=""/>
      <w:lvlJc w:val="left"/>
      <w:pPr>
        <w:ind w:left="3073" w:hanging="360"/>
      </w:pPr>
      <w:rPr>
        <w:rFonts w:ascii="Symbol" w:hAnsi="Symbol" w:hint="default"/>
      </w:rPr>
    </w:lvl>
    <w:lvl w:ilvl="4" w:tplc="08090003" w:tentative="1">
      <w:start w:val="1"/>
      <w:numFmt w:val="bullet"/>
      <w:lvlText w:val="o"/>
      <w:lvlJc w:val="left"/>
      <w:pPr>
        <w:ind w:left="3793" w:hanging="360"/>
      </w:pPr>
      <w:rPr>
        <w:rFonts w:ascii="Courier New" w:hAnsi="Courier New" w:cs="Courier New" w:hint="default"/>
      </w:rPr>
    </w:lvl>
    <w:lvl w:ilvl="5" w:tplc="08090005" w:tentative="1">
      <w:start w:val="1"/>
      <w:numFmt w:val="bullet"/>
      <w:lvlText w:val=""/>
      <w:lvlJc w:val="left"/>
      <w:pPr>
        <w:ind w:left="4513" w:hanging="360"/>
      </w:pPr>
      <w:rPr>
        <w:rFonts w:ascii="Wingdings" w:hAnsi="Wingdings" w:hint="default"/>
      </w:rPr>
    </w:lvl>
    <w:lvl w:ilvl="6" w:tplc="08090001" w:tentative="1">
      <w:start w:val="1"/>
      <w:numFmt w:val="bullet"/>
      <w:lvlText w:val=""/>
      <w:lvlJc w:val="left"/>
      <w:pPr>
        <w:ind w:left="5233" w:hanging="360"/>
      </w:pPr>
      <w:rPr>
        <w:rFonts w:ascii="Symbol" w:hAnsi="Symbol" w:hint="default"/>
      </w:rPr>
    </w:lvl>
    <w:lvl w:ilvl="7" w:tplc="08090003" w:tentative="1">
      <w:start w:val="1"/>
      <w:numFmt w:val="bullet"/>
      <w:lvlText w:val="o"/>
      <w:lvlJc w:val="left"/>
      <w:pPr>
        <w:ind w:left="5953" w:hanging="360"/>
      </w:pPr>
      <w:rPr>
        <w:rFonts w:ascii="Courier New" w:hAnsi="Courier New" w:cs="Courier New" w:hint="default"/>
      </w:rPr>
    </w:lvl>
    <w:lvl w:ilvl="8" w:tplc="08090005" w:tentative="1">
      <w:start w:val="1"/>
      <w:numFmt w:val="bullet"/>
      <w:lvlText w:val=""/>
      <w:lvlJc w:val="left"/>
      <w:pPr>
        <w:ind w:left="6673" w:hanging="360"/>
      </w:pPr>
      <w:rPr>
        <w:rFonts w:ascii="Wingdings" w:hAnsi="Wingdings" w:hint="default"/>
      </w:rPr>
    </w:lvl>
  </w:abstractNum>
  <w:abstractNum w:abstractNumId="7" w15:restartNumberingAfterBreak="0">
    <w:nsid w:val="38665238"/>
    <w:multiLevelType w:val="hybridMultilevel"/>
    <w:tmpl w:val="0262DADE"/>
    <w:lvl w:ilvl="0" w:tplc="247E4EE8">
      <w:start w:val="1"/>
      <w:numFmt w:val="bullet"/>
      <w:pStyle w:val="ListBulletMultilevel3"/>
      <w:lvlText w:val=""/>
      <w:lvlJc w:val="left"/>
      <w:pPr>
        <w:ind w:left="2778" w:hanging="360"/>
      </w:pPr>
      <w:rPr>
        <w:rFonts w:ascii="Wingdings" w:hAnsi="Wingdings" w:hint="default"/>
      </w:rPr>
    </w:lvl>
    <w:lvl w:ilvl="1" w:tplc="08090003" w:tentative="1">
      <w:start w:val="1"/>
      <w:numFmt w:val="bullet"/>
      <w:lvlText w:val="o"/>
      <w:lvlJc w:val="left"/>
      <w:pPr>
        <w:ind w:left="3498" w:hanging="360"/>
      </w:pPr>
      <w:rPr>
        <w:rFonts w:ascii="Courier New" w:hAnsi="Courier New" w:cs="Courier New" w:hint="default"/>
      </w:rPr>
    </w:lvl>
    <w:lvl w:ilvl="2" w:tplc="08090005" w:tentative="1">
      <w:start w:val="1"/>
      <w:numFmt w:val="bullet"/>
      <w:lvlText w:val=""/>
      <w:lvlJc w:val="left"/>
      <w:pPr>
        <w:ind w:left="4218" w:hanging="360"/>
      </w:pPr>
      <w:rPr>
        <w:rFonts w:ascii="Wingdings" w:hAnsi="Wingdings" w:hint="default"/>
      </w:rPr>
    </w:lvl>
    <w:lvl w:ilvl="3" w:tplc="08090001" w:tentative="1">
      <w:start w:val="1"/>
      <w:numFmt w:val="bullet"/>
      <w:lvlText w:val=""/>
      <w:lvlJc w:val="left"/>
      <w:pPr>
        <w:ind w:left="4938" w:hanging="360"/>
      </w:pPr>
      <w:rPr>
        <w:rFonts w:ascii="Symbol" w:hAnsi="Symbol" w:hint="default"/>
      </w:rPr>
    </w:lvl>
    <w:lvl w:ilvl="4" w:tplc="08090003" w:tentative="1">
      <w:start w:val="1"/>
      <w:numFmt w:val="bullet"/>
      <w:lvlText w:val="o"/>
      <w:lvlJc w:val="left"/>
      <w:pPr>
        <w:ind w:left="5658" w:hanging="360"/>
      </w:pPr>
      <w:rPr>
        <w:rFonts w:ascii="Courier New" w:hAnsi="Courier New" w:cs="Courier New" w:hint="default"/>
      </w:rPr>
    </w:lvl>
    <w:lvl w:ilvl="5" w:tplc="08090005" w:tentative="1">
      <w:start w:val="1"/>
      <w:numFmt w:val="bullet"/>
      <w:lvlText w:val=""/>
      <w:lvlJc w:val="left"/>
      <w:pPr>
        <w:ind w:left="6378" w:hanging="360"/>
      </w:pPr>
      <w:rPr>
        <w:rFonts w:ascii="Wingdings" w:hAnsi="Wingdings" w:hint="default"/>
      </w:rPr>
    </w:lvl>
    <w:lvl w:ilvl="6" w:tplc="08090001" w:tentative="1">
      <w:start w:val="1"/>
      <w:numFmt w:val="bullet"/>
      <w:lvlText w:val=""/>
      <w:lvlJc w:val="left"/>
      <w:pPr>
        <w:ind w:left="7098" w:hanging="360"/>
      </w:pPr>
      <w:rPr>
        <w:rFonts w:ascii="Symbol" w:hAnsi="Symbol" w:hint="default"/>
      </w:rPr>
    </w:lvl>
    <w:lvl w:ilvl="7" w:tplc="08090003" w:tentative="1">
      <w:start w:val="1"/>
      <w:numFmt w:val="bullet"/>
      <w:lvlText w:val="o"/>
      <w:lvlJc w:val="left"/>
      <w:pPr>
        <w:ind w:left="7818" w:hanging="360"/>
      </w:pPr>
      <w:rPr>
        <w:rFonts w:ascii="Courier New" w:hAnsi="Courier New" w:cs="Courier New" w:hint="default"/>
      </w:rPr>
    </w:lvl>
    <w:lvl w:ilvl="8" w:tplc="08090005" w:tentative="1">
      <w:start w:val="1"/>
      <w:numFmt w:val="bullet"/>
      <w:lvlText w:val=""/>
      <w:lvlJc w:val="left"/>
      <w:pPr>
        <w:ind w:left="8538" w:hanging="360"/>
      </w:pPr>
      <w:rPr>
        <w:rFonts w:ascii="Wingdings" w:hAnsi="Wingdings" w:hint="default"/>
      </w:rPr>
    </w:lvl>
  </w:abstractNum>
  <w:abstractNum w:abstractNumId="8" w15:restartNumberingAfterBreak="0">
    <w:nsid w:val="3F432F32"/>
    <w:multiLevelType w:val="hybridMultilevel"/>
    <w:tmpl w:val="B34263F8"/>
    <w:lvl w:ilvl="0" w:tplc="F124B00A">
      <w:numFmt w:val="bullet"/>
      <w:lvlText w:val="-"/>
      <w:lvlJc w:val="left"/>
      <w:pPr>
        <w:ind w:left="2628" w:hanging="360"/>
      </w:pPr>
      <w:rPr>
        <w:rFonts w:ascii="Arial" w:eastAsia="Times New Roman" w:hAnsi="Arial" w:cs="Aria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9" w15:restartNumberingAfterBreak="0">
    <w:nsid w:val="40A67123"/>
    <w:multiLevelType w:val="hybridMultilevel"/>
    <w:tmpl w:val="1EE46F84"/>
    <w:lvl w:ilvl="0" w:tplc="F124B00A">
      <w:numFmt w:val="bullet"/>
      <w:lvlText w:val="-"/>
      <w:lvlJc w:val="left"/>
      <w:pPr>
        <w:ind w:left="2628" w:hanging="360"/>
      </w:pPr>
      <w:rPr>
        <w:rFonts w:ascii="Arial" w:eastAsia="Times New Roman" w:hAnsi="Arial" w:cs="Aria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0" w15:restartNumberingAfterBreak="0">
    <w:nsid w:val="44232967"/>
    <w:multiLevelType w:val="multilevel"/>
    <w:tmpl w:val="2AEE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EF22DD"/>
    <w:multiLevelType w:val="hybridMultilevel"/>
    <w:tmpl w:val="6BDC45B0"/>
    <w:lvl w:ilvl="0" w:tplc="08423476">
      <w:start w:val="1"/>
      <w:numFmt w:val="bullet"/>
      <w:pStyle w:val="ListBulletMultilevel1"/>
      <w:lvlText w:val=""/>
      <w:lvlJc w:val="left"/>
      <w:pPr>
        <w:ind w:left="1511" w:hanging="360"/>
      </w:pPr>
      <w:rPr>
        <w:rFonts w:ascii="Symbol" w:hAnsi="Symbol" w:hint="default"/>
      </w:rPr>
    </w:lvl>
    <w:lvl w:ilvl="1" w:tplc="08090003" w:tentative="1">
      <w:start w:val="1"/>
      <w:numFmt w:val="bullet"/>
      <w:lvlText w:val="o"/>
      <w:lvlJc w:val="left"/>
      <w:pPr>
        <w:ind w:left="2592" w:hanging="360"/>
      </w:pPr>
      <w:rPr>
        <w:rFonts w:ascii="Courier New" w:hAnsi="Courier New" w:cs="Courier New" w:hint="default"/>
      </w:rPr>
    </w:lvl>
    <w:lvl w:ilvl="2" w:tplc="08090005" w:tentative="1">
      <w:start w:val="1"/>
      <w:numFmt w:val="bullet"/>
      <w:lvlText w:val=""/>
      <w:lvlJc w:val="left"/>
      <w:pPr>
        <w:ind w:left="3312" w:hanging="360"/>
      </w:pPr>
      <w:rPr>
        <w:rFonts w:ascii="Wingdings" w:hAnsi="Wingdings" w:hint="default"/>
      </w:rPr>
    </w:lvl>
    <w:lvl w:ilvl="3" w:tplc="08090001" w:tentative="1">
      <w:start w:val="1"/>
      <w:numFmt w:val="bullet"/>
      <w:lvlText w:val=""/>
      <w:lvlJc w:val="left"/>
      <w:pPr>
        <w:ind w:left="4032" w:hanging="360"/>
      </w:pPr>
      <w:rPr>
        <w:rFonts w:ascii="Symbol" w:hAnsi="Symbol" w:hint="default"/>
      </w:rPr>
    </w:lvl>
    <w:lvl w:ilvl="4" w:tplc="08090003" w:tentative="1">
      <w:start w:val="1"/>
      <w:numFmt w:val="bullet"/>
      <w:lvlText w:val="o"/>
      <w:lvlJc w:val="left"/>
      <w:pPr>
        <w:ind w:left="4752" w:hanging="360"/>
      </w:pPr>
      <w:rPr>
        <w:rFonts w:ascii="Courier New" w:hAnsi="Courier New" w:cs="Courier New" w:hint="default"/>
      </w:rPr>
    </w:lvl>
    <w:lvl w:ilvl="5" w:tplc="08090005" w:tentative="1">
      <w:start w:val="1"/>
      <w:numFmt w:val="bullet"/>
      <w:lvlText w:val=""/>
      <w:lvlJc w:val="left"/>
      <w:pPr>
        <w:ind w:left="5472" w:hanging="360"/>
      </w:pPr>
      <w:rPr>
        <w:rFonts w:ascii="Wingdings" w:hAnsi="Wingdings" w:hint="default"/>
      </w:rPr>
    </w:lvl>
    <w:lvl w:ilvl="6" w:tplc="08090001" w:tentative="1">
      <w:start w:val="1"/>
      <w:numFmt w:val="bullet"/>
      <w:lvlText w:val=""/>
      <w:lvlJc w:val="left"/>
      <w:pPr>
        <w:ind w:left="6192" w:hanging="360"/>
      </w:pPr>
      <w:rPr>
        <w:rFonts w:ascii="Symbol" w:hAnsi="Symbol" w:hint="default"/>
      </w:rPr>
    </w:lvl>
    <w:lvl w:ilvl="7" w:tplc="08090003" w:tentative="1">
      <w:start w:val="1"/>
      <w:numFmt w:val="bullet"/>
      <w:lvlText w:val="o"/>
      <w:lvlJc w:val="left"/>
      <w:pPr>
        <w:ind w:left="6912" w:hanging="360"/>
      </w:pPr>
      <w:rPr>
        <w:rFonts w:ascii="Courier New" w:hAnsi="Courier New" w:cs="Courier New" w:hint="default"/>
      </w:rPr>
    </w:lvl>
    <w:lvl w:ilvl="8" w:tplc="08090005" w:tentative="1">
      <w:start w:val="1"/>
      <w:numFmt w:val="bullet"/>
      <w:lvlText w:val=""/>
      <w:lvlJc w:val="left"/>
      <w:pPr>
        <w:ind w:left="7632" w:hanging="360"/>
      </w:pPr>
      <w:rPr>
        <w:rFonts w:ascii="Wingdings" w:hAnsi="Wingdings" w:hint="default"/>
      </w:rPr>
    </w:lvl>
  </w:abstractNum>
  <w:abstractNum w:abstractNumId="12" w15:restartNumberingAfterBreak="0">
    <w:nsid w:val="48B056A3"/>
    <w:multiLevelType w:val="hybridMultilevel"/>
    <w:tmpl w:val="A000AAF6"/>
    <w:lvl w:ilvl="0" w:tplc="08090001">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3" w15:restartNumberingAfterBreak="0">
    <w:nsid w:val="4B8D1609"/>
    <w:multiLevelType w:val="hybridMultilevel"/>
    <w:tmpl w:val="162CDBC8"/>
    <w:lvl w:ilvl="0" w:tplc="F124B00A">
      <w:numFmt w:val="bullet"/>
      <w:lvlText w:val="-"/>
      <w:lvlJc w:val="left"/>
      <w:pPr>
        <w:ind w:left="2574" w:hanging="360"/>
      </w:pPr>
      <w:rPr>
        <w:rFonts w:ascii="Arial" w:eastAsia="Times New Roman"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50B56A52"/>
    <w:multiLevelType w:val="hybridMultilevel"/>
    <w:tmpl w:val="B8B68CFC"/>
    <w:lvl w:ilvl="0" w:tplc="076056C8">
      <w:start w:val="1"/>
      <w:numFmt w:val="lowerLetter"/>
      <w:pStyle w:val="ListNumberMultilevel1"/>
      <w:lvlText w:val="%1)"/>
      <w:lvlJc w:val="left"/>
      <w:pPr>
        <w:ind w:left="1512" w:hanging="360"/>
      </w:pPr>
      <w:rPr>
        <w:rFonts w:hint="default"/>
      </w:rPr>
    </w:lvl>
    <w:lvl w:ilvl="1" w:tplc="08090019" w:tentative="1">
      <w:start w:val="1"/>
      <w:numFmt w:val="lowerLetter"/>
      <w:lvlText w:val="%2."/>
      <w:lvlJc w:val="left"/>
      <w:pPr>
        <w:ind w:left="2232" w:hanging="360"/>
      </w:pPr>
    </w:lvl>
    <w:lvl w:ilvl="2" w:tplc="0809001B" w:tentative="1">
      <w:start w:val="1"/>
      <w:numFmt w:val="lowerRoman"/>
      <w:lvlText w:val="%3."/>
      <w:lvlJc w:val="right"/>
      <w:pPr>
        <w:ind w:left="2952" w:hanging="180"/>
      </w:pPr>
    </w:lvl>
    <w:lvl w:ilvl="3" w:tplc="0809000F" w:tentative="1">
      <w:start w:val="1"/>
      <w:numFmt w:val="decimal"/>
      <w:lvlText w:val="%4."/>
      <w:lvlJc w:val="left"/>
      <w:pPr>
        <w:ind w:left="3672" w:hanging="360"/>
      </w:pPr>
    </w:lvl>
    <w:lvl w:ilvl="4" w:tplc="08090019" w:tentative="1">
      <w:start w:val="1"/>
      <w:numFmt w:val="lowerLetter"/>
      <w:lvlText w:val="%5."/>
      <w:lvlJc w:val="left"/>
      <w:pPr>
        <w:ind w:left="4392" w:hanging="360"/>
      </w:pPr>
    </w:lvl>
    <w:lvl w:ilvl="5" w:tplc="0809001B" w:tentative="1">
      <w:start w:val="1"/>
      <w:numFmt w:val="lowerRoman"/>
      <w:lvlText w:val="%6."/>
      <w:lvlJc w:val="right"/>
      <w:pPr>
        <w:ind w:left="5112" w:hanging="180"/>
      </w:pPr>
    </w:lvl>
    <w:lvl w:ilvl="6" w:tplc="0809000F" w:tentative="1">
      <w:start w:val="1"/>
      <w:numFmt w:val="decimal"/>
      <w:lvlText w:val="%7."/>
      <w:lvlJc w:val="left"/>
      <w:pPr>
        <w:ind w:left="5832" w:hanging="360"/>
      </w:pPr>
    </w:lvl>
    <w:lvl w:ilvl="7" w:tplc="08090019" w:tentative="1">
      <w:start w:val="1"/>
      <w:numFmt w:val="lowerLetter"/>
      <w:lvlText w:val="%8."/>
      <w:lvlJc w:val="left"/>
      <w:pPr>
        <w:ind w:left="6552" w:hanging="360"/>
      </w:pPr>
    </w:lvl>
    <w:lvl w:ilvl="8" w:tplc="0809001B" w:tentative="1">
      <w:start w:val="1"/>
      <w:numFmt w:val="lowerRoman"/>
      <w:lvlText w:val="%9."/>
      <w:lvlJc w:val="right"/>
      <w:pPr>
        <w:ind w:left="7272" w:hanging="180"/>
      </w:pPr>
    </w:lvl>
  </w:abstractNum>
  <w:abstractNum w:abstractNumId="15" w15:restartNumberingAfterBreak="0">
    <w:nsid w:val="57E41910"/>
    <w:multiLevelType w:val="hybridMultilevel"/>
    <w:tmpl w:val="4364A38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15:restartNumberingAfterBreak="0">
    <w:nsid w:val="580C7B87"/>
    <w:multiLevelType w:val="hybridMultilevel"/>
    <w:tmpl w:val="5ECC1DC2"/>
    <w:lvl w:ilvl="0" w:tplc="08090001">
      <w:start w:val="1"/>
      <w:numFmt w:val="bullet"/>
      <w:lvlText w:val=""/>
      <w:lvlJc w:val="left"/>
      <w:pPr>
        <w:ind w:left="1854"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7" w15:restartNumberingAfterBreak="0">
    <w:nsid w:val="5F51021D"/>
    <w:multiLevelType w:val="hybridMultilevel"/>
    <w:tmpl w:val="7EAAB0E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15:restartNumberingAfterBreak="0">
    <w:nsid w:val="622456AF"/>
    <w:multiLevelType w:val="hybridMultilevel"/>
    <w:tmpl w:val="8146D69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15:restartNumberingAfterBreak="0">
    <w:nsid w:val="66FE6FE6"/>
    <w:multiLevelType w:val="hybridMultilevel"/>
    <w:tmpl w:val="1F1CE28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15:restartNumberingAfterBreak="0">
    <w:nsid w:val="6A841A60"/>
    <w:multiLevelType w:val="hybridMultilevel"/>
    <w:tmpl w:val="003AF23A"/>
    <w:lvl w:ilvl="0" w:tplc="F124B00A">
      <w:numFmt w:val="bullet"/>
      <w:lvlText w:val="-"/>
      <w:lvlJc w:val="left"/>
      <w:pPr>
        <w:ind w:left="1494" w:hanging="360"/>
      </w:pPr>
      <w:rPr>
        <w:rFonts w:ascii="Arial" w:eastAsia="Times New Roman" w:hAnsi="Arial" w:cs="Aria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1" w15:restartNumberingAfterBreak="0">
    <w:nsid w:val="73C6456B"/>
    <w:multiLevelType w:val="singleLevel"/>
    <w:tmpl w:val="9A424014"/>
    <w:lvl w:ilvl="0">
      <w:start w:val="1"/>
      <w:numFmt w:val="lowerLetter"/>
      <w:pStyle w:val="List"/>
      <w:lvlText w:val="%1)"/>
      <w:lvlJc w:val="left"/>
      <w:pPr>
        <w:ind w:left="567" w:firstLine="584"/>
      </w:pPr>
      <w:rPr>
        <w:rFonts w:ascii="Arial" w:hAnsi="Arial" w:hint="default"/>
        <w:b w:val="0"/>
        <w:i w:val="0"/>
        <w:sz w:val="20"/>
      </w:rPr>
    </w:lvl>
  </w:abstractNum>
  <w:abstractNum w:abstractNumId="22" w15:restartNumberingAfterBreak="0">
    <w:nsid w:val="74825F05"/>
    <w:multiLevelType w:val="hybridMultilevel"/>
    <w:tmpl w:val="E7FC3EB4"/>
    <w:lvl w:ilvl="0" w:tplc="EB8034BE">
      <w:start w:val="1"/>
      <w:numFmt w:val="lowerRoman"/>
      <w:pStyle w:val="ListNumberMultilevel3"/>
      <w:lvlText w:val="%1."/>
      <w:lvlJc w:val="right"/>
      <w:pPr>
        <w:ind w:left="3138" w:hanging="360"/>
      </w:pPr>
    </w:lvl>
    <w:lvl w:ilvl="1" w:tplc="08090019" w:tentative="1">
      <w:start w:val="1"/>
      <w:numFmt w:val="lowerLetter"/>
      <w:lvlText w:val="%2."/>
      <w:lvlJc w:val="left"/>
      <w:pPr>
        <w:ind w:left="3858" w:hanging="360"/>
      </w:pPr>
    </w:lvl>
    <w:lvl w:ilvl="2" w:tplc="0809001B" w:tentative="1">
      <w:start w:val="1"/>
      <w:numFmt w:val="lowerRoman"/>
      <w:lvlText w:val="%3."/>
      <w:lvlJc w:val="right"/>
      <w:pPr>
        <w:ind w:left="4578" w:hanging="180"/>
      </w:pPr>
    </w:lvl>
    <w:lvl w:ilvl="3" w:tplc="0809000F" w:tentative="1">
      <w:start w:val="1"/>
      <w:numFmt w:val="decimal"/>
      <w:lvlText w:val="%4."/>
      <w:lvlJc w:val="left"/>
      <w:pPr>
        <w:ind w:left="5298" w:hanging="360"/>
      </w:pPr>
    </w:lvl>
    <w:lvl w:ilvl="4" w:tplc="08090019" w:tentative="1">
      <w:start w:val="1"/>
      <w:numFmt w:val="lowerLetter"/>
      <w:lvlText w:val="%5."/>
      <w:lvlJc w:val="left"/>
      <w:pPr>
        <w:ind w:left="6018" w:hanging="360"/>
      </w:pPr>
    </w:lvl>
    <w:lvl w:ilvl="5" w:tplc="0809001B" w:tentative="1">
      <w:start w:val="1"/>
      <w:numFmt w:val="lowerRoman"/>
      <w:lvlText w:val="%6."/>
      <w:lvlJc w:val="right"/>
      <w:pPr>
        <w:ind w:left="6738" w:hanging="180"/>
      </w:pPr>
    </w:lvl>
    <w:lvl w:ilvl="6" w:tplc="0809000F" w:tentative="1">
      <w:start w:val="1"/>
      <w:numFmt w:val="decimal"/>
      <w:lvlText w:val="%7."/>
      <w:lvlJc w:val="left"/>
      <w:pPr>
        <w:ind w:left="7458" w:hanging="360"/>
      </w:pPr>
    </w:lvl>
    <w:lvl w:ilvl="7" w:tplc="08090019" w:tentative="1">
      <w:start w:val="1"/>
      <w:numFmt w:val="lowerLetter"/>
      <w:lvlText w:val="%8."/>
      <w:lvlJc w:val="left"/>
      <w:pPr>
        <w:ind w:left="8178" w:hanging="360"/>
      </w:pPr>
    </w:lvl>
    <w:lvl w:ilvl="8" w:tplc="0809001B" w:tentative="1">
      <w:start w:val="1"/>
      <w:numFmt w:val="lowerRoman"/>
      <w:lvlText w:val="%9."/>
      <w:lvlJc w:val="right"/>
      <w:pPr>
        <w:ind w:left="8898" w:hanging="180"/>
      </w:pPr>
    </w:lvl>
  </w:abstractNum>
  <w:abstractNum w:abstractNumId="23" w15:restartNumberingAfterBreak="0">
    <w:nsid w:val="794931A2"/>
    <w:multiLevelType w:val="hybridMultilevel"/>
    <w:tmpl w:val="A640706C"/>
    <w:lvl w:ilvl="0" w:tplc="3DAC6FCC">
      <w:start w:val="1"/>
      <w:numFmt w:val="bullet"/>
      <w:pStyle w:val="ListBulletMultilevel2"/>
      <w:lvlText w:val=""/>
      <w:lvlJc w:val="left"/>
      <w:pPr>
        <w:ind w:left="2061" w:hanging="360"/>
      </w:pPr>
      <w:rPr>
        <w:rFonts w:ascii="Symbol" w:hAnsi="Symbol" w:hint="default"/>
      </w:rPr>
    </w:lvl>
    <w:lvl w:ilvl="1" w:tplc="08090003" w:tentative="1">
      <w:start w:val="1"/>
      <w:numFmt w:val="bullet"/>
      <w:lvlText w:val="o"/>
      <w:lvlJc w:val="left"/>
      <w:pPr>
        <w:ind w:left="2948" w:hanging="360"/>
      </w:pPr>
      <w:rPr>
        <w:rFonts w:ascii="Courier New" w:hAnsi="Courier New" w:cs="Courier New" w:hint="default"/>
      </w:rPr>
    </w:lvl>
    <w:lvl w:ilvl="2" w:tplc="08090005" w:tentative="1">
      <w:start w:val="1"/>
      <w:numFmt w:val="bullet"/>
      <w:lvlText w:val=""/>
      <w:lvlJc w:val="left"/>
      <w:pPr>
        <w:ind w:left="3668" w:hanging="360"/>
      </w:pPr>
      <w:rPr>
        <w:rFonts w:ascii="Wingdings" w:hAnsi="Wingdings" w:hint="default"/>
      </w:rPr>
    </w:lvl>
    <w:lvl w:ilvl="3" w:tplc="08090001" w:tentative="1">
      <w:start w:val="1"/>
      <w:numFmt w:val="bullet"/>
      <w:lvlText w:val=""/>
      <w:lvlJc w:val="left"/>
      <w:pPr>
        <w:ind w:left="4388" w:hanging="360"/>
      </w:pPr>
      <w:rPr>
        <w:rFonts w:ascii="Symbol" w:hAnsi="Symbol" w:hint="default"/>
      </w:rPr>
    </w:lvl>
    <w:lvl w:ilvl="4" w:tplc="08090003" w:tentative="1">
      <w:start w:val="1"/>
      <w:numFmt w:val="bullet"/>
      <w:lvlText w:val="o"/>
      <w:lvlJc w:val="left"/>
      <w:pPr>
        <w:ind w:left="5108" w:hanging="360"/>
      </w:pPr>
      <w:rPr>
        <w:rFonts w:ascii="Courier New" w:hAnsi="Courier New" w:cs="Courier New" w:hint="default"/>
      </w:rPr>
    </w:lvl>
    <w:lvl w:ilvl="5" w:tplc="08090005" w:tentative="1">
      <w:start w:val="1"/>
      <w:numFmt w:val="bullet"/>
      <w:lvlText w:val=""/>
      <w:lvlJc w:val="left"/>
      <w:pPr>
        <w:ind w:left="5828" w:hanging="360"/>
      </w:pPr>
      <w:rPr>
        <w:rFonts w:ascii="Wingdings" w:hAnsi="Wingdings" w:hint="default"/>
      </w:rPr>
    </w:lvl>
    <w:lvl w:ilvl="6" w:tplc="08090001" w:tentative="1">
      <w:start w:val="1"/>
      <w:numFmt w:val="bullet"/>
      <w:lvlText w:val=""/>
      <w:lvlJc w:val="left"/>
      <w:pPr>
        <w:ind w:left="6548" w:hanging="360"/>
      </w:pPr>
      <w:rPr>
        <w:rFonts w:ascii="Symbol" w:hAnsi="Symbol" w:hint="default"/>
      </w:rPr>
    </w:lvl>
    <w:lvl w:ilvl="7" w:tplc="08090003" w:tentative="1">
      <w:start w:val="1"/>
      <w:numFmt w:val="bullet"/>
      <w:lvlText w:val="o"/>
      <w:lvlJc w:val="left"/>
      <w:pPr>
        <w:ind w:left="7268" w:hanging="360"/>
      </w:pPr>
      <w:rPr>
        <w:rFonts w:ascii="Courier New" w:hAnsi="Courier New" w:cs="Courier New" w:hint="default"/>
      </w:rPr>
    </w:lvl>
    <w:lvl w:ilvl="8" w:tplc="08090005" w:tentative="1">
      <w:start w:val="1"/>
      <w:numFmt w:val="bullet"/>
      <w:lvlText w:val=""/>
      <w:lvlJc w:val="left"/>
      <w:pPr>
        <w:ind w:left="7988" w:hanging="360"/>
      </w:pPr>
      <w:rPr>
        <w:rFonts w:ascii="Wingdings" w:hAnsi="Wingdings" w:hint="default"/>
      </w:rPr>
    </w:lvl>
  </w:abstractNum>
  <w:abstractNum w:abstractNumId="24" w15:restartNumberingAfterBreak="0">
    <w:nsid w:val="7D853C99"/>
    <w:multiLevelType w:val="hybridMultilevel"/>
    <w:tmpl w:val="9E885AC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16cid:durableId="1936785633">
    <w:abstractNumId w:val="21"/>
  </w:num>
  <w:num w:numId="2" w16cid:durableId="1290819597">
    <w:abstractNumId w:val="2"/>
  </w:num>
  <w:num w:numId="3" w16cid:durableId="1067462200">
    <w:abstractNumId w:val="3"/>
  </w:num>
  <w:num w:numId="4" w16cid:durableId="1603800329">
    <w:abstractNumId w:val="14"/>
  </w:num>
  <w:num w:numId="5" w16cid:durableId="606549593">
    <w:abstractNumId w:val="6"/>
  </w:num>
  <w:num w:numId="6" w16cid:durableId="352614775">
    <w:abstractNumId w:val="5"/>
  </w:num>
  <w:num w:numId="7" w16cid:durableId="152989017">
    <w:abstractNumId w:val="11"/>
  </w:num>
  <w:num w:numId="8" w16cid:durableId="1053696976">
    <w:abstractNumId w:val="23"/>
  </w:num>
  <w:num w:numId="9" w16cid:durableId="1680887880">
    <w:abstractNumId w:val="7"/>
  </w:num>
  <w:num w:numId="10" w16cid:durableId="378014641">
    <w:abstractNumId w:val="22"/>
  </w:num>
  <w:num w:numId="11" w16cid:durableId="52386395">
    <w:abstractNumId w:val="4"/>
  </w:num>
  <w:num w:numId="12" w16cid:durableId="211038240">
    <w:abstractNumId w:val="4"/>
  </w:num>
  <w:num w:numId="13" w16cid:durableId="1588540282">
    <w:abstractNumId w:val="4"/>
  </w:num>
  <w:num w:numId="14" w16cid:durableId="961303348">
    <w:abstractNumId w:val="4"/>
  </w:num>
  <w:num w:numId="15" w16cid:durableId="1550149141">
    <w:abstractNumId w:val="4"/>
  </w:num>
  <w:num w:numId="16" w16cid:durableId="460195982">
    <w:abstractNumId w:val="18"/>
  </w:num>
  <w:num w:numId="17" w16cid:durableId="1823616669">
    <w:abstractNumId w:val="20"/>
  </w:num>
  <w:num w:numId="18" w16cid:durableId="1551303307">
    <w:abstractNumId w:val="8"/>
  </w:num>
  <w:num w:numId="19" w16cid:durableId="678696235">
    <w:abstractNumId w:val="13"/>
  </w:num>
  <w:num w:numId="20" w16cid:durableId="1399129019">
    <w:abstractNumId w:val="9"/>
  </w:num>
  <w:num w:numId="21" w16cid:durableId="411899607">
    <w:abstractNumId w:val="19"/>
  </w:num>
  <w:num w:numId="22" w16cid:durableId="1763723704">
    <w:abstractNumId w:val="15"/>
  </w:num>
  <w:num w:numId="23" w16cid:durableId="2056923721">
    <w:abstractNumId w:val="24"/>
  </w:num>
  <w:num w:numId="24" w16cid:durableId="1077096955">
    <w:abstractNumId w:val="10"/>
  </w:num>
  <w:num w:numId="25" w16cid:durableId="1492678699">
    <w:abstractNumId w:val="17"/>
  </w:num>
  <w:num w:numId="26" w16cid:durableId="1708488940">
    <w:abstractNumId w:val="12"/>
  </w:num>
  <w:num w:numId="27" w16cid:durableId="924535069">
    <w:abstractNumId w:val="16"/>
  </w:num>
  <w:num w:numId="28" w16cid:durableId="1389693682">
    <w:abstractNumId w:val="1"/>
  </w:num>
  <w:num w:numId="29" w16cid:durableId="1491361724">
    <w:abstractNumId w:val="0"/>
  </w:num>
  <w:num w:numId="30" w16cid:durableId="9679687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ells, Kellie S                           Export License Required - US Collins">
    <w15:presenceInfo w15:providerId="AD" w15:userId="S::Kellie.Wells@utcain.com::6de1ee72-c08c-4c65-b36f-80f7f7d32628"/>
  </w15:person>
  <w15:person w15:author="Richardson, Corey A (GBR)">
    <w15:presenceInfo w15:providerId="AD" w15:userId="S::E40036930@adxuser.com::8b8b1ca9-944e-487e-8083-4716f39960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929"/>
    <w:rsid w:val="00003CC5"/>
    <w:rsid w:val="00012A67"/>
    <w:rsid w:val="00015E8C"/>
    <w:rsid w:val="000168FF"/>
    <w:rsid w:val="00022F9C"/>
    <w:rsid w:val="000262A9"/>
    <w:rsid w:val="00030304"/>
    <w:rsid w:val="00031278"/>
    <w:rsid w:val="00035785"/>
    <w:rsid w:val="0004136C"/>
    <w:rsid w:val="0004549B"/>
    <w:rsid w:val="00045FFE"/>
    <w:rsid w:val="00047251"/>
    <w:rsid w:val="0005190A"/>
    <w:rsid w:val="00070420"/>
    <w:rsid w:val="0008200B"/>
    <w:rsid w:val="000830B0"/>
    <w:rsid w:val="000A499C"/>
    <w:rsid w:val="000A5887"/>
    <w:rsid w:val="000A5B06"/>
    <w:rsid w:val="000A78AF"/>
    <w:rsid w:val="000B04E4"/>
    <w:rsid w:val="000B79A5"/>
    <w:rsid w:val="000C0341"/>
    <w:rsid w:val="000C3660"/>
    <w:rsid w:val="000D4B72"/>
    <w:rsid w:val="000E6B92"/>
    <w:rsid w:val="000E7E7C"/>
    <w:rsid w:val="000F2AC9"/>
    <w:rsid w:val="0012120B"/>
    <w:rsid w:val="001331C5"/>
    <w:rsid w:val="00133C74"/>
    <w:rsid w:val="00134567"/>
    <w:rsid w:val="00150A41"/>
    <w:rsid w:val="00160B54"/>
    <w:rsid w:val="0017605C"/>
    <w:rsid w:val="001827A1"/>
    <w:rsid w:val="001A030F"/>
    <w:rsid w:val="001A3CC4"/>
    <w:rsid w:val="001A4F43"/>
    <w:rsid w:val="001A6BC4"/>
    <w:rsid w:val="001B43B5"/>
    <w:rsid w:val="001D06F2"/>
    <w:rsid w:val="001D08F2"/>
    <w:rsid w:val="001D144C"/>
    <w:rsid w:val="001D1D4F"/>
    <w:rsid w:val="001D3F82"/>
    <w:rsid w:val="001E691A"/>
    <w:rsid w:val="001E7EB4"/>
    <w:rsid w:val="001F1526"/>
    <w:rsid w:val="001F5B73"/>
    <w:rsid w:val="001F7010"/>
    <w:rsid w:val="00204604"/>
    <w:rsid w:val="00214019"/>
    <w:rsid w:val="00215493"/>
    <w:rsid w:val="00222072"/>
    <w:rsid w:val="00222402"/>
    <w:rsid w:val="00235FC9"/>
    <w:rsid w:val="0024428C"/>
    <w:rsid w:val="00250017"/>
    <w:rsid w:val="00251759"/>
    <w:rsid w:val="0025275D"/>
    <w:rsid w:val="002620FB"/>
    <w:rsid w:val="002641FC"/>
    <w:rsid w:val="00270057"/>
    <w:rsid w:val="00271C67"/>
    <w:rsid w:val="0028587E"/>
    <w:rsid w:val="00293B1A"/>
    <w:rsid w:val="00295961"/>
    <w:rsid w:val="00296010"/>
    <w:rsid w:val="002A045F"/>
    <w:rsid w:val="002A1118"/>
    <w:rsid w:val="002A2CF9"/>
    <w:rsid w:val="002B30D9"/>
    <w:rsid w:val="002B47C9"/>
    <w:rsid w:val="002B7F40"/>
    <w:rsid w:val="002C22F6"/>
    <w:rsid w:val="002C5AA8"/>
    <w:rsid w:val="002C6445"/>
    <w:rsid w:val="002D336E"/>
    <w:rsid w:val="002F3391"/>
    <w:rsid w:val="002F3BC6"/>
    <w:rsid w:val="00306322"/>
    <w:rsid w:val="003078E8"/>
    <w:rsid w:val="00325E55"/>
    <w:rsid w:val="00327E89"/>
    <w:rsid w:val="00334448"/>
    <w:rsid w:val="00334B1B"/>
    <w:rsid w:val="00334EE7"/>
    <w:rsid w:val="00351B0C"/>
    <w:rsid w:val="00351C97"/>
    <w:rsid w:val="00355191"/>
    <w:rsid w:val="00371D4B"/>
    <w:rsid w:val="00381C05"/>
    <w:rsid w:val="00383D14"/>
    <w:rsid w:val="0039402F"/>
    <w:rsid w:val="0039652E"/>
    <w:rsid w:val="003A3796"/>
    <w:rsid w:val="003A5275"/>
    <w:rsid w:val="003A5F9B"/>
    <w:rsid w:val="003B0239"/>
    <w:rsid w:val="003B7361"/>
    <w:rsid w:val="003C6862"/>
    <w:rsid w:val="003D0442"/>
    <w:rsid w:val="003E2010"/>
    <w:rsid w:val="003F29F6"/>
    <w:rsid w:val="003F6DFB"/>
    <w:rsid w:val="00404AAE"/>
    <w:rsid w:val="00407638"/>
    <w:rsid w:val="004077F4"/>
    <w:rsid w:val="00412C53"/>
    <w:rsid w:val="00425F8A"/>
    <w:rsid w:val="0044620C"/>
    <w:rsid w:val="00446F0F"/>
    <w:rsid w:val="00450E8A"/>
    <w:rsid w:val="004512AD"/>
    <w:rsid w:val="00461565"/>
    <w:rsid w:val="004621AE"/>
    <w:rsid w:val="004761DB"/>
    <w:rsid w:val="0048653D"/>
    <w:rsid w:val="004865F7"/>
    <w:rsid w:val="004A0F74"/>
    <w:rsid w:val="004A5038"/>
    <w:rsid w:val="004B24D2"/>
    <w:rsid w:val="004B5BC5"/>
    <w:rsid w:val="004C7744"/>
    <w:rsid w:val="004D6DF0"/>
    <w:rsid w:val="004F18CA"/>
    <w:rsid w:val="004F236A"/>
    <w:rsid w:val="004F58A0"/>
    <w:rsid w:val="004F6317"/>
    <w:rsid w:val="004F7498"/>
    <w:rsid w:val="005048D6"/>
    <w:rsid w:val="005062A2"/>
    <w:rsid w:val="005068FA"/>
    <w:rsid w:val="005147B8"/>
    <w:rsid w:val="00524CAB"/>
    <w:rsid w:val="005527B4"/>
    <w:rsid w:val="00557E69"/>
    <w:rsid w:val="005623F6"/>
    <w:rsid w:val="00572093"/>
    <w:rsid w:val="005721A2"/>
    <w:rsid w:val="00584E89"/>
    <w:rsid w:val="00585312"/>
    <w:rsid w:val="00592D1E"/>
    <w:rsid w:val="005A1C01"/>
    <w:rsid w:val="005B7ACF"/>
    <w:rsid w:val="005B7D9D"/>
    <w:rsid w:val="005C1CF0"/>
    <w:rsid w:val="005C2A9E"/>
    <w:rsid w:val="005C429D"/>
    <w:rsid w:val="005C5263"/>
    <w:rsid w:val="005D0399"/>
    <w:rsid w:val="005E1840"/>
    <w:rsid w:val="005E724D"/>
    <w:rsid w:val="005E74B1"/>
    <w:rsid w:val="005F1712"/>
    <w:rsid w:val="00603366"/>
    <w:rsid w:val="0060521C"/>
    <w:rsid w:val="006052DA"/>
    <w:rsid w:val="00614E53"/>
    <w:rsid w:val="006218F1"/>
    <w:rsid w:val="006222F9"/>
    <w:rsid w:val="00624E16"/>
    <w:rsid w:val="00640A64"/>
    <w:rsid w:val="00641550"/>
    <w:rsid w:val="006424BF"/>
    <w:rsid w:val="006509C6"/>
    <w:rsid w:val="00661080"/>
    <w:rsid w:val="00663D7D"/>
    <w:rsid w:val="00664C02"/>
    <w:rsid w:val="00675841"/>
    <w:rsid w:val="00676726"/>
    <w:rsid w:val="00681FA6"/>
    <w:rsid w:val="00681FE3"/>
    <w:rsid w:val="00684D7A"/>
    <w:rsid w:val="0068569F"/>
    <w:rsid w:val="006862FB"/>
    <w:rsid w:val="00686917"/>
    <w:rsid w:val="00691E54"/>
    <w:rsid w:val="0069520C"/>
    <w:rsid w:val="006A1A89"/>
    <w:rsid w:val="006A4992"/>
    <w:rsid w:val="006B0DDC"/>
    <w:rsid w:val="006B5713"/>
    <w:rsid w:val="006B5E25"/>
    <w:rsid w:val="006D13F0"/>
    <w:rsid w:val="006D708B"/>
    <w:rsid w:val="006D7A61"/>
    <w:rsid w:val="006E169D"/>
    <w:rsid w:val="006E3A7B"/>
    <w:rsid w:val="006E3F91"/>
    <w:rsid w:val="006E60B6"/>
    <w:rsid w:val="006E7F64"/>
    <w:rsid w:val="006F2DCD"/>
    <w:rsid w:val="006F411A"/>
    <w:rsid w:val="00706FC3"/>
    <w:rsid w:val="00717FB9"/>
    <w:rsid w:val="00724187"/>
    <w:rsid w:val="00727B1E"/>
    <w:rsid w:val="007339CE"/>
    <w:rsid w:val="00733C69"/>
    <w:rsid w:val="00735186"/>
    <w:rsid w:val="00736580"/>
    <w:rsid w:val="00740EF2"/>
    <w:rsid w:val="0074177C"/>
    <w:rsid w:val="00757843"/>
    <w:rsid w:val="00761DFB"/>
    <w:rsid w:val="00767B0B"/>
    <w:rsid w:val="007736CA"/>
    <w:rsid w:val="00785BBA"/>
    <w:rsid w:val="00785BF8"/>
    <w:rsid w:val="00797BDB"/>
    <w:rsid w:val="007A2390"/>
    <w:rsid w:val="007A4282"/>
    <w:rsid w:val="007A68A1"/>
    <w:rsid w:val="007B4852"/>
    <w:rsid w:val="007B4D8E"/>
    <w:rsid w:val="007C0CEA"/>
    <w:rsid w:val="007C6B94"/>
    <w:rsid w:val="007D2EAD"/>
    <w:rsid w:val="007E235B"/>
    <w:rsid w:val="007E552D"/>
    <w:rsid w:val="007F0B19"/>
    <w:rsid w:val="007F0D76"/>
    <w:rsid w:val="007F2BA3"/>
    <w:rsid w:val="007F58C1"/>
    <w:rsid w:val="00800A36"/>
    <w:rsid w:val="00802C64"/>
    <w:rsid w:val="00816ECB"/>
    <w:rsid w:val="008224CC"/>
    <w:rsid w:val="0082678A"/>
    <w:rsid w:val="00830218"/>
    <w:rsid w:val="00837697"/>
    <w:rsid w:val="00861535"/>
    <w:rsid w:val="00862D0A"/>
    <w:rsid w:val="00866BF9"/>
    <w:rsid w:val="00870F3E"/>
    <w:rsid w:val="00892AF2"/>
    <w:rsid w:val="00897BBC"/>
    <w:rsid w:val="008A041A"/>
    <w:rsid w:val="008B05D6"/>
    <w:rsid w:val="008B3900"/>
    <w:rsid w:val="008C5E2C"/>
    <w:rsid w:val="008C6268"/>
    <w:rsid w:val="008D02E5"/>
    <w:rsid w:val="008D18A3"/>
    <w:rsid w:val="008D2009"/>
    <w:rsid w:val="008E5471"/>
    <w:rsid w:val="008F4362"/>
    <w:rsid w:val="0090179E"/>
    <w:rsid w:val="009032FE"/>
    <w:rsid w:val="00903771"/>
    <w:rsid w:val="00910338"/>
    <w:rsid w:val="00912790"/>
    <w:rsid w:val="00922286"/>
    <w:rsid w:val="00924495"/>
    <w:rsid w:val="00927643"/>
    <w:rsid w:val="00930347"/>
    <w:rsid w:val="009303AF"/>
    <w:rsid w:val="0093223B"/>
    <w:rsid w:val="00932E35"/>
    <w:rsid w:val="0093495A"/>
    <w:rsid w:val="009371EE"/>
    <w:rsid w:val="00940961"/>
    <w:rsid w:val="00946EDA"/>
    <w:rsid w:val="009761F1"/>
    <w:rsid w:val="00977320"/>
    <w:rsid w:val="009814F2"/>
    <w:rsid w:val="009846C1"/>
    <w:rsid w:val="00984905"/>
    <w:rsid w:val="00986525"/>
    <w:rsid w:val="00987DBC"/>
    <w:rsid w:val="009960C6"/>
    <w:rsid w:val="00996500"/>
    <w:rsid w:val="009A18DF"/>
    <w:rsid w:val="009B2B88"/>
    <w:rsid w:val="009B41DC"/>
    <w:rsid w:val="009B45FC"/>
    <w:rsid w:val="009B6B98"/>
    <w:rsid w:val="009C20B9"/>
    <w:rsid w:val="009C5DD1"/>
    <w:rsid w:val="009E04E3"/>
    <w:rsid w:val="009E7BBA"/>
    <w:rsid w:val="009F51F8"/>
    <w:rsid w:val="009F5F81"/>
    <w:rsid w:val="00A06204"/>
    <w:rsid w:val="00A128D4"/>
    <w:rsid w:val="00A171B3"/>
    <w:rsid w:val="00A207B2"/>
    <w:rsid w:val="00A36569"/>
    <w:rsid w:val="00A470C2"/>
    <w:rsid w:val="00A655C4"/>
    <w:rsid w:val="00A705A2"/>
    <w:rsid w:val="00A70A43"/>
    <w:rsid w:val="00A7550B"/>
    <w:rsid w:val="00A80340"/>
    <w:rsid w:val="00A81797"/>
    <w:rsid w:val="00A81AC2"/>
    <w:rsid w:val="00A81BA6"/>
    <w:rsid w:val="00A83934"/>
    <w:rsid w:val="00A84007"/>
    <w:rsid w:val="00A87CD5"/>
    <w:rsid w:val="00A9007D"/>
    <w:rsid w:val="00A944F9"/>
    <w:rsid w:val="00AA5ECF"/>
    <w:rsid w:val="00AA6411"/>
    <w:rsid w:val="00AA7D52"/>
    <w:rsid w:val="00AB59A5"/>
    <w:rsid w:val="00AC093B"/>
    <w:rsid w:val="00AD4049"/>
    <w:rsid w:val="00AE4A72"/>
    <w:rsid w:val="00AE68B9"/>
    <w:rsid w:val="00AF33C1"/>
    <w:rsid w:val="00AF4F8C"/>
    <w:rsid w:val="00B01621"/>
    <w:rsid w:val="00B079A2"/>
    <w:rsid w:val="00B11872"/>
    <w:rsid w:val="00B3211F"/>
    <w:rsid w:val="00B32415"/>
    <w:rsid w:val="00B32442"/>
    <w:rsid w:val="00B535D8"/>
    <w:rsid w:val="00B56FF3"/>
    <w:rsid w:val="00B6382D"/>
    <w:rsid w:val="00B7007A"/>
    <w:rsid w:val="00B73F55"/>
    <w:rsid w:val="00B756F8"/>
    <w:rsid w:val="00B83FFD"/>
    <w:rsid w:val="00B85337"/>
    <w:rsid w:val="00B85724"/>
    <w:rsid w:val="00B90F22"/>
    <w:rsid w:val="00B91A05"/>
    <w:rsid w:val="00BA20E8"/>
    <w:rsid w:val="00BA77B2"/>
    <w:rsid w:val="00BB246B"/>
    <w:rsid w:val="00BB49E8"/>
    <w:rsid w:val="00BB7963"/>
    <w:rsid w:val="00BD6747"/>
    <w:rsid w:val="00BD717C"/>
    <w:rsid w:val="00BE0FC8"/>
    <w:rsid w:val="00BE3A51"/>
    <w:rsid w:val="00BF231E"/>
    <w:rsid w:val="00C07F08"/>
    <w:rsid w:val="00C146EC"/>
    <w:rsid w:val="00C17929"/>
    <w:rsid w:val="00C25D3F"/>
    <w:rsid w:val="00C3685A"/>
    <w:rsid w:val="00C54486"/>
    <w:rsid w:val="00C71D31"/>
    <w:rsid w:val="00C7784D"/>
    <w:rsid w:val="00C77D1D"/>
    <w:rsid w:val="00C80B2B"/>
    <w:rsid w:val="00C8246B"/>
    <w:rsid w:val="00CC5074"/>
    <w:rsid w:val="00CD2AAE"/>
    <w:rsid w:val="00CE2488"/>
    <w:rsid w:val="00CE4005"/>
    <w:rsid w:val="00CF3EF4"/>
    <w:rsid w:val="00D116BB"/>
    <w:rsid w:val="00D24F14"/>
    <w:rsid w:val="00D33C30"/>
    <w:rsid w:val="00D379C9"/>
    <w:rsid w:val="00D37DE1"/>
    <w:rsid w:val="00D37F8F"/>
    <w:rsid w:val="00D458ED"/>
    <w:rsid w:val="00D50A87"/>
    <w:rsid w:val="00D55972"/>
    <w:rsid w:val="00D60033"/>
    <w:rsid w:val="00D62DF4"/>
    <w:rsid w:val="00D658FE"/>
    <w:rsid w:val="00D676C9"/>
    <w:rsid w:val="00D8407D"/>
    <w:rsid w:val="00D908DE"/>
    <w:rsid w:val="00D96EDE"/>
    <w:rsid w:val="00DB092B"/>
    <w:rsid w:val="00DB2C02"/>
    <w:rsid w:val="00DD1346"/>
    <w:rsid w:val="00DD1C86"/>
    <w:rsid w:val="00DD3037"/>
    <w:rsid w:val="00DE59E3"/>
    <w:rsid w:val="00DF0B0D"/>
    <w:rsid w:val="00DF24AD"/>
    <w:rsid w:val="00E07343"/>
    <w:rsid w:val="00E174C0"/>
    <w:rsid w:val="00E1778A"/>
    <w:rsid w:val="00E21D2A"/>
    <w:rsid w:val="00E2618A"/>
    <w:rsid w:val="00E27F0E"/>
    <w:rsid w:val="00E30E62"/>
    <w:rsid w:val="00E4218A"/>
    <w:rsid w:val="00E46B19"/>
    <w:rsid w:val="00E5221E"/>
    <w:rsid w:val="00E54F66"/>
    <w:rsid w:val="00E60417"/>
    <w:rsid w:val="00E67494"/>
    <w:rsid w:val="00E73ABA"/>
    <w:rsid w:val="00E73CB1"/>
    <w:rsid w:val="00E92337"/>
    <w:rsid w:val="00E97795"/>
    <w:rsid w:val="00EB2D4E"/>
    <w:rsid w:val="00EB68B3"/>
    <w:rsid w:val="00EC35CC"/>
    <w:rsid w:val="00EC642D"/>
    <w:rsid w:val="00ED10A9"/>
    <w:rsid w:val="00ED1D40"/>
    <w:rsid w:val="00ED4002"/>
    <w:rsid w:val="00ED4426"/>
    <w:rsid w:val="00ED5C51"/>
    <w:rsid w:val="00ED7E12"/>
    <w:rsid w:val="00EE5D31"/>
    <w:rsid w:val="00EF1579"/>
    <w:rsid w:val="00F01C03"/>
    <w:rsid w:val="00F05D74"/>
    <w:rsid w:val="00F15F66"/>
    <w:rsid w:val="00F32CCA"/>
    <w:rsid w:val="00F37F2B"/>
    <w:rsid w:val="00F47676"/>
    <w:rsid w:val="00F520FB"/>
    <w:rsid w:val="00F53D5F"/>
    <w:rsid w:val="00F71F23"/>
    <w:rsid w:val="00F73233"/>
    <w:rsid w:val="00F773E6"/>
    <w:rsid w:val="00F83F9F"/>
    <w:rsid w:val="00F9787B"/>
    <w:rsid w:val="00FB4879"/>
    <w:rsid w:val="00FC5DB8"/>
    <w:rsid w:val="00FD0DEE"/>
    <w:rsid w:val="00FE04A7"/>
    <w:rsid w:val="00FE4D3C"/>
    <w:rsid w:val="00FE6BA6"/>
    <w:rsid w:val="00FF49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3B2769"/>
  <w15:docId w15:val="{982DC3BD-9FE3-4AEE-A062-B95D25092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1"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locked="1" w:semiHidden="1" w:unhideWhenUsed="1"/>
    <w:lsdException w:name="Body Text 3" w:locked="1"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locked="1"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A87"/>
    <w:rPr>
      <w:rFonts w:ascii="Arial" w:hAnsi="Arial"/>
      <w:lang w:eastAsia="en-US"/>
    </w:rPr>
  </w:style>
  <w:style w:type="paragraph" w:styleId="Heading1">
    <w:name w:val="heading 1"/>
    <w:next w:val="BodyText"/>
    <w:autoRedefine/>
    <w:qFormat/>
    <w:rsid w:val="00AC093B"/>
    <w:pPr>
      <w:keepNext/>
      <w:pageBreakBefore/>
      <w:numPr>
        <w:numId w:val="15"/>
      </w:numPr>
      <w:tabs>
        <w:tab w:val="left" w:pos="1170"/>
      </w:tabs>
      <w:spacing w:before="240" w:after="120"/>
      <w:ind w:left="1134"/>
      <w:outlineLvl w:val="0"/>
      <w:pPrChange w:id="0" w:author="Wells, Kellie S                           Export License Required - US Collins" w:date="2023-06-30T10:24:00Z">
        <w:pPr>
          <w:keepNext/>
          <w:pageBreakBefore/>
          <w:numPr>
            <w:numId w:val="15"/>
          </w:numPr>
          <w:tabs>
            <w:tab w:val="num" w:pos="-1418"/>
            <w:tab w:val="left" w:pos="1170"/>
          </w:tabs>
          <w:spacing w:before="240" w:after="120"/>
          <w:ind w:left="1134" w:hanging="1134"/>
          <w:outlineLvl w:val="0"/>
        </w:pPr>
      </w:pPrChange>
    </w:pPr>
    <w:rPr>
      <w:rFonts w:ascii="Arial" w:hAnsi="Arial"/>
      <w:b/>
      <w:sz w:val="36"/>
      <w:lang w:eastAsia="en-US"/>
      <w:rPrChange w:id="0" w:author="Wells, Kellie S                           Export License Required - US Collins" w:date="2023-06-30T10:24:00Z">
        <w:rPr>
          <w:rFonts w:ascii="Arial" w:hAnsi="Arial"/>
          <w:b/>
          <w:sz w:val="36"/>
          <w:lang w:val="en-GB" w:eastAsia="en-US" w:bidi="ar-SA"/>
        </w:rPr>
      </w:rPrChange>
    </w:rPr>
  </w:style>
  <w:style w:type="paragraph" w:styleId="Heading2">
    <w:name w:val="heading 2"/>
    <w:next w:val="BodyText"/>
    <w:link w:val="Heading2Char"/>
    <w:qFormat/>
    <w:rsid w:val="008C6268"/>
    <w:pPr>
      <w:keepNext/>
      <w:numPr>
        <w:ilvl w:val="1"/>
        <w:numId w:val="15"/>
      </w:numPr>
      <w:spacing w:before="240" w:after="120"/>
      <w:ind w:left="1134"/>
      <w:outlineLvl w:val="1"/>
    </w:pPr>
    <w:rPr>
      <w:rFonts w:ascii="Arial" w:hAnsi="Arial"/>
      <w:b/>
      <w:sz w:val="32"/>
      <w:lang w:eastAsia="en-US"/>
    </w:rPr>
  </w:style>
  <w:style w:type="paragraph" w:styleId="Heading3">
    <w:name w:val="heading 3"/>
    <w:next w:val="BodyText"/>
    <w:link w:val="Heading3Char"/>
    <w:qFormat/>
    <w:rsid w:val="00D8407D"/>
    <w:pPr>
      <w:keepNext/>
      <w:numPr>
        <w:ilvl w:val="2"/>
        <w:numId w:val="15"/>
      </w:numPr>
      <w:spacing w:before="240" w:after="60"/>
      <w:outlineLvl w:val="2"/>
    </w:pPr>
    <w:rPr>
      <w:rFonts w:ascii="Arial" w:hAnsi="Arial"/>
      <w:b/>
      <w:sz w:val="28"/>
      <w:lang w:eastAsia="en-US"/>
    </w:rPr>
  </w:style>
  <w:style w:type="paragraph" w:styleId="Heading4">
    <w:name w:val="heading 4"/>
    <w:next w:val="BodyText"/>
    <w:qFormat/>
    <w:rsid w:val="00E60417"/>
    <w:pPr>
      <w:keepNext/>
      <w:numPr>
        <w:ilvl w:val="3"/>
        <w:numId w:val="15"/>
      </w:numPr>
      <w:spacing w:before="240" w:after="60"/>
      <w:outlineLvl w:val="3"/>
    </w:pPr>
    <w:rPr>
      <w:rFonts w:ascii="Arial" w:hAnsi="Arial"/>
      <w:b/>
      <w:sz w:val="24"/>
      <w:lang w:eastAsia="en-US"/>
    </w:rPr>
  </w:style>
  <w:style w:type="paragraph" w:styleId="Heading5">
    <w:name w:val="heading 5"/>
    <w:next w:val="BodyText"/>
    <w:qFormat/>
    <w:rsid w:val="0012120B"/>
    <w:pPr>
      <w:keepNext/>
      <w:numPr>
        <w:ilvl w:val="4"/>
        <w:numId w:val="15"/>
      </w:numPr>
      <w:tabs>
        <w:tab w:val="left" w:pos="1134"/>
      </w:tabs>
      <w:spacing w:before="240" w:after="60"/>
      <w:outlineLvl w:val="4"/>
    </w:pPr>
    <w:rPr>
      <w:rFonts w:ascii="Arial" w:hAnsi="Arial"/>
      <w:lang w:eastAsia="en-US"/>
    </w:rPr>
  </w:style>
  <w:style w:type="paragraph" w:styleId="Heading6">
    <w:name w:val="heading 6"/>
    <w:aliases w:val="Heading 6 - Appendix H1"/>
    <w:next w:val="BodyText"/>
    <w:link w:val="Heading6Char"/>
    <w:qFormat/>
    <w:rsid w:val="008C6268"/>
    <w:pPr>
      <w:pageBreakBefore/>
      <w:numPr>
        <w:ilvl w:val="5"/>
        <w:numId w:val="15"/>
      </w:numPr>
      <w:spacing w:before="240" w:after="60"/>
      <w:outlineLvl w:val="5"/>
    </w:pPr>
    <w:rPr>
      <w:rFonts w:ascii="Arial" w:hAnsi="Arial"/>
      <w:b/>
      <w:sz w:val="36"/>
      <w:lang w:eastAsia="en-US"/>
    </w:rPr>
  </w:style>
  <w:style w:type="paragraph" w:styleId="Heading7">
    <w:name w:val="heading 7"/>
    <w:aliases w:val="Heading 7 - Appendix H2"/>
    <w:next w:val="BodyText"/>
    <w:qFormat/>
    <w:rsid w:val="008C6268"/>
    <w:pPr>
      <w:numPr>
        <w:ilvl w:val="6"/>
        <w:numId w:val="15"/>
      </w:numPr>
      <w:spacing w:before="240" w:after="60"/>
      <w:outlineLvl w:val="6"/>
    </w:pPr>
    <w:rPr>
      <w:rFonts w:ascii="Arial" w:hAnsi="Arial"/>
      <w:b/>
      <w:sz w:val="32"/>
      <w:lang w:eastAsia="en-US"/>
    </w:rPr>
  </w:style>
  <w:style w:type="paragraph" w:styleId="Heading8">
    <w:name w:val="heading 8"/>
    <w:aliases w:val="Heading 8 - Appendix H3"/>
    <w:next w:val="BodyText"/>
    <w:link w:val="Heading8Char"/>
    <w:qFormat/>
    <w:rsid w:val="008C6268"/>
    <w:pPr>
      <w:numPr>
        <w:ilvl w:val="7"/>
        <w:numId w:val="15"/>
      </w:numPr>
      <w:spacing w:before="240" w:after="60"/>
      <w:outlineLvl w:val="7"/>
    </w:pPr>
    <w:rPr>
      <w:rFonts w:ascii="Arial" w:hAnsi="Arial"/>
      <w:b/>
      <w:sz w:val="28"/>
      <w:lang w:eastAsia="en-US"/>
    </w:rPr>
  </w:style>
  <w:style w:type="paragraph" w:styleId="Heading9">
    <w:name w:val="heading 9"/>
    <w:aliases w:val="Heading 9 - Appendix H4"/>
    <w:next w:val="BodyText"/>
    <w:qFormat/>
    <w:rsid w:val="008C6268"/>
    <w:pPr>
      <w:numPr>
        <w:ilvl w:val="8"/>
        <w:numId w:val="15"/>
      </w:numPr>
      <w:spacing w:before="240" w:after="60"/>
      <w:outlineLvl w:val="8"/>
    </w:pPr>
    <w:rPr>
      <w:rFonts w:ascii="Arial" w:hAnsi="Arial"/>
      <w:b/>
      <w:color w:val="000000"/>
      <w:sz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2F3BC6"/>
    <w:pPr>
      <w:keepLines/>
      <w:tabs>
        <w:tab w:val="left" w:pos="1134"/>
      </w:tabs>
      <w:spacing w:before="120" w:after="120"/>
      <w:ind w:left="1134"/>
    </w:pPr>
    <w:rPr>
      <w:rFonts w:ascii="Arial" w:hAnsi="Arial"/>
      <w:lang w:eastAsia="en-US"/>
    </w:rPr>
  </w:style>
  <w:style w:type="paragraph" w:customStyle="1" w:styleId="AcronymText">
    <w:name w:val="Acronym Text"/>
    <w:qFormat/>
    <w:rsid w:val="00235FC9"/>
    <w:pPr>
      <w:tabs>
        <w:tab w:val="left" w:pos="4253"/>
      </w:tabs>
    </w:pPr>
    <w:rPr>
      <w:rFonts w:ascii="Arial" w:hAnsi="Arial"/>
      <w:lang w:eastAsia="en-US"/>
    </w:rPr>
  </w:style>
  <w:style w:type="paragraph" w:customStyle="1" w:styleId="AcronymLetter">
    <w:name w:val="Acronym_Letter"/>
    <w:qFormat/>
    <w:rsid w:val="00235FC9"/>
    <w:pPr>
      <w:keepNext/>
      <w:spacing w:before="120" w:after="120"/>
    </w:pPr>
    <w:rPr>
      <w:rFonts w:ascii="Arial" w:hAnsi="Arial"/>
      <w:b/>
      <w:caps/>
      <w:color w:val="808080"/>
      <w:sz w:val="24"/>
      <w:lang w:eastAsia="en-US"/>
    </w:rPr>
  </w:style>
  <w:style w:type="paragraph" w:customStyle="1" w:styleId="bodytextnoindent">
    <w:name w:val="body text no indent"/>
    <w:basedOn w:val="BodyText"/>
    <w:rsid w:val="00235FC9"/>
    <w:pPr>
      <w:ind w:left="0"/>
    </w:pPr>
  </w:style>
  <w:style w:type="paragraph" w:styleId="Caption">
    <w:name w:val="caption"/>
    <w:next w:val="BodyText"/>
    <w:qFormat/>
    <w:rsid w:val="00235FC9"/>
    <w:pPr>
      <w:spacing w:before="240" w:after="240"/>
      <w:jc w:val="center"/>
    </w:pPr>
    <w:rPr>
      <w:rFonts w:ascii="Arial" w:hAnsi="Arial"/>
      <w:b/>
      <w:lang w:eastAsia="en-US"/>
    </w:rPr>
  </w:style>
  <w:style w:type="paragraph" w:customStyle="1" w:styleId="ContentsHeader">
    <w:name w:val="Contents Header"/>
    <w:rsid w:val="00235FC9"/>
    <w:pPr>
      <w:spacing w:before="240" w:after="240"/>
      <w:jc w:val="center"/>
    </w:pPr>
    <w:rPr>
      <w:rFonts w:ascii="Arial" w:hAnsi="Arial"/>
      <w:b/>
      <w:caps/>
      <w:lang w:eastAsia="en-US"/>
    </w:rPr>
  </w:style>
  <w:style w:type="paragraph" w:customStyle="1" w:styleId="Contents1">
    <w:name w:val="Contents 1"/>
    <w:basedOn w:val="ContentsHeader"/>
    <w:rsid w:val="00235FC9"/>
    <w:pPr>
      <w:tabs>
        <w:tab w:val="right" w:pos="9356"/>
      </w:tabs>
      <w:jc w:val="left"/>
    </w:pPr>
    <w:rPr>
      <w:caps w:val="0"/>
      <w:color w:val="808080"/>
    </w:rPr>
  </w:style>
  <w:style w:type="character" w:styleId="PageNumber">
    <w:name w:val="page number"/>
    <w:basedOn w:val="DefaultParagraphFont"/>
    <w:rsid w:val="00C17929"/>
  </w:style>
  <w:style w:type="paragraph" w:styleId="Footer">
    <w:name w:val="footer"/>
    <w:rsid w:val="00235FC9"/>
    <w:pPr>
      <w:tabs>
        <w:tab w:val="center" w:pos="4678"/>
        <w:tab w:val="right" w:pos="9356"/>
      </w:tabs>
      <w:spacing w:before="120"/>
    </w:pPr>
    <w:rPr>
      <w:rFonts w:ascii="Arial" w:hAnsi="Arial"/>
      <w:color w:val="808080"/>
      <w:sz w:val="16"/>
      <w:lang w:eastAsia="en-US"/>
    </w:rPr>
  </w:style>
  <w:style w:type="paragraph" w:customStyle="1" w:styleId="footercopy">
    <w:name w:val="footer_copy"/>
    <w:basedOn w:val="Normal"/>
    <w:rsid w:val="00EC35CC"/>
    <w:pPr>
      <w:pBdr>
        <w:top w:val="single" w:sz="4" w:space="6" w:color="auto"/>
      </w:pBdr>
      <w:spacing w:before="120"/>
    </w:pPr>
    <w:rPr>
      <w:noProof/>
      <w:color w:val="808080"/>
      <w:sz w:val="12"/>
    </w:rPr>
  </w:style>
  <w:style w:type="paragraph" w:customStyle="1" w:styleId="footerls">
    <w:name w:val="footer_ls"/>
    <w:basedOn w:val="Footer"/>
    <w:rsid w:val="00235FC9"/>
    <w:pPr>
      <w:tabs>
        <w:tab w:val="clear" w:pos="4678"/>
        <w:tab w:val="clear" w:pos="9356"/>
        <w:tab w:val="center" w:pos="7290"/>
        <w:tab w:val="right" w:pos="14490"/>
      </w:tabs>
    </w:pPr>
  </w:style>
  <w:style w:type="paragraph" w:styleId="Header">
    <w:name w:val="header"/>
    <w:autoRedefine/>
    <w:rsid w:val="004F7498"/>
    <w:pPr>
      <w:pBdr>
        <w:bottom w:val="single" w:sz="4" w:space="6" w:color="auto"/>
      </w:pBdr>
      <w:tabs>
        <w:tab w:val="center" w:pos="4680"/>
        <w:tab w:val="right" w:pos="9360"/>
      </w:tabs>
    </w:pPr>
    <w:rPr>
      <w:rFonts w:ascii="Arial" w:hAnsi="Arial"/>
      <w:sz w:val="16"/>
      <w:lang w:eastAsia="en-US"/>
    </w:rPr>
  </w:style>
  <w:style w:type="paragraph" w:customStyle="1" w:styleId="Headerls">
    <w:name w:val="Header_ls"/>
    <w:basedOn w:val="Header"/>
    <w:rsid w:val="00235FC9"/>
    <w:pPr>
      <w:tabs>
        <w:tab w:val="clear" w:pos="4680"/>
        <w:tab w:val="clear" w:pos="9360"/>
        <w:tab w:val="center" w:pos="7290"/>
        <w:tab w:val="right" w:pos="14490"/>
      </w:tabs>
    </w:pPr>
  </w:style>
  <w:style w:type="paragraph" w:customStyle="1" w:styleId="Headingcentred">
    <w:name w:val="Heading_centred"/>
    <w:rsid w:val="00903771"/>
    <w:pPr>
      <w:spacing w:before="240" w:after="80"/>
      <w:jc w:val="center"/>
    </w:pPr>
    <w:rPr>
      <w:rFonts w:ascii="Arial" w:hAnsi="Arial"/>
      <w:b/>
      <w:lang w:eastAsia="en-US"/>
    </w:rPr>
  </w:style>
  <w:style w:type="character" w:styleId="Hyperlink">
    <w:name w:val="Hyperlink"/>
    <w:basedOn w:val="DefaultParagraphFont"/>
    <w:uiPriority w:val="99"/>
    <w:rsid w:val="00235FC9"/>
    <w:rPr>
      <w:color w:val="0000FF"/>
      <w:u w:val="single"/>
    </w:rPr>
  </w:style>
  <w:style w:type="paragraph" w:customStyle="1" w:styleId="Intentionally">
    <w:name w:val="Intentionally"/>
    <w:rsid w:val="00235FC9"/>
    <w:pPr>
      <w:spacing w:before="5000"/>
      <w:jc w:val="center"/>
    </w:pPr>
    <w:rPr>
      <w:rFonts w:ascii="Arial" w:hAnsi="Arial"/>
      <w:b/>
      <w:color w:val="808080"/>
      <w:lang w:eastAsia="en-US"/>
    </w:rPr>
  </w:style>
  <w:style w:type="paragraph" w:customStyle="1" w:styleId="IntentionallyL">
    <w:name w:val="Intentionally_L"/>
    <w:basedOn w:val="Intentionally"/>
    <w:rsid w:val="00235FC9"/>
    <w:pPr>
      <w:spacing w:before="3000"/>
    </w:pPr>
  </w:style>
  <w:style w:type="paragraph" w:styleId="List">
    <w:name w:val="List"/>
    <w:basedOn w:val="BodyText"/>
    <w:next w:val="BodyText"/>
    <w:locked/>
    <w:rsid w:val="007F58C1"/>
    <w:pPr>
      <w:numPr>
        <w:numId w:val="1"/>
      </w:numPr>
      <w:ind w:right="680" w:firstLine="567"/>
    </w:pPr>
    <w:rPr>
      <w:snapToGrid w:val="0"/>
    </w:rPr>
  </w:style>
  <w:style w:type="paragraph" w:customStyle="1" w:styleId="Listdash">
    <w:name w:val="List_dash"/>
    <w:autoRedefine/>
    <w:rsid w:val="00235FC9"/>
    <w:pPr>
      <w:numPr>
        <w:numId w:val="2"/>
      </w:numPr>
      <w:tabs>
        <w:tab w:val="clear" w:pos="992"/>
        <w:tab w:val="num" w:pos="2160"/>
      </w:tabs>
      <w:spacing w:after="120"/>
      <w:ind w:left="2160"/>
    </w:pPr>
    <w:rPr>
      <w:rFonts w:ascii="Arial" w:hAnsi="Arial"/>
      <w:lang w:eastAsia="en-US"/>
    </w:rPr>
  </w:style>
  <w:style w:type="paragraph" w:customStyle="1" w:styleId="Note">
    <w:name w:val="Note"/>
    <w:basedOn w:val="BodyText"/>
    <w:rsid w:val="007F58C1"/>
    <w:pPr>
      <w:ind w:left="1701" w:hanging="567"/>
    </w:pPr>
  </w:style>
  <w:style w:type="paragraph" w:customStyle="1" w:styleId="Picture">
    <w:name w:val="Picture"/>
    <w:basedOn w:val="BodyText"/>
    <w:rsid w:val="007F58C1"/>
    <w:pPr>
      <w:spacing w:before="240" w:after="240"/>
    </w:pPr>
    <w:rPr>
      <w:noProof/>
      <w:lang w:eastAsia="en-GB"/>
    </w:rPr>
  </w:style>
  <w:style w:type="paragraph" w:customStyle="1" w:styleId="Security">
    <w:name w:val="Security"/>
    <w:rsid w:val="00235FC9"/>
    <w:pPr>
      <w:spacing w:before="160"/>
    </w:pPr>
    <w:rPr>
      <w:rFonts w:ascii="Arial" w:hAnsi="Arial"/>
      <w:sz w:val="22"/>
      <w:lang w:eastAsia="en-US"/>
    </w:rPr>
  </w:style>
  <w:style w:type="paragraph" w:customStyle="1" w:styleId="TableHeader">
    <w:name w:val="Table Header"/>
    <w:rsid w:val="00922286"/>
    <w:pPr>
      <w:spacing w:before="60" w:after="60"/>
    </w:pPr>
    <w:rPr>
      <w:rFonts w:ascii="Arial" w:hAnsi="Arial"/>
      <w:b/>
      <w:lang w:eastAsia="en-US"/>
    </w:rPr>
  </w:style>
  <w:style w:type="paragraph" w:styleId="TableofFigures">
    <w:name w:val="table of figures"/>
    <w:next w:val="BodyText"/>
    <w:uiPriority w:val="99"/>
    <w:rsid w:val="0004549B"/>
    <w:pPr>
      <w:tabs>
        <w:tab w:val="right" w:leader="dot" w:pos="9356"/>
      </w:tabs>
      <w:ind w:left="400" w:hanging="400"/>
    </w:pPr>
    <w:rPr>
      <w:rFonts w:ascii="Arial" w:hAnsi="Arial"/>
      <w:lang w:eastAsia="en-US"/>
    </w:rPr>
  </w:style>
  <w:style w:type="paragraph" w:customStyle="1" w:styleId="Tabletext">
    <w:name w:val="Table text"/>
    <w:basedOn w:val="Normal"/>
    <w:rsid w:val="00BA20E8"/>
    <w:pPr>
      <w:spacing w:before="40" w:after="40"/>
    </w:pPr>
  </w:style>
  <w:style w:type="paragraph" w:styleId="TOC1">
    <w:name w:val="toc 1"/>
    <w:next w:val="BodyText"/>
    <w:autoRedefine/>
    <w:uiPriority w:val="39"/>
    <w:rsid w:val="006052DA"/>
    <w:pPr>
      <w:tabs>
        <w:tab w:val="left" w:pos="851"/>
        <w:tab w:val="right" w:leader="dot" w:pos="9356"/>
      </w:tabs>
      <w:spacing w:before="240"/>
      <w:ind w:left="851" w:hanging="851"/>
      <w:pPrChange w:id="1" w:author="Wells, Kellie S                           Export License Required - US Collins" w:date="2023-06-29T17:08:00Z">
        <w:pPr>
          <w:tabs>
            <w:tab w:val="left" w:pos="851"/>
            <w:tab w:val="right" w:leader="dot" w:pos="9356"/>
          </w:tabs>
          <w:spacing w:before="240"/>
          <w:ind w:left="851" w:hanging="851"/>
        </w:pPr>
      </w:pPrChange>
    </w:pPr>
    <w:rPr>
      <w:rFonts w:ascii="Arial" w:hAnsi="Arial"/>
      <w:b/>
      <w:noProof/>
      <w:sz w:val="24"/>
      <w:lang w:eastAsia="en-US"/>
      <w:rPrChange w:id="1" w:author="Wells, Kellie S                           Export License Required - US Collins" w:date="2023-06-29T17:08:00Z">
        <w:rPr>
          <w:rFonts w:ascii="Arial" w:hAnsi="Arial"/>
          <w:b/>
          <w:noProof/>
          <w:sz w:val="24"/>
          <w:lang w:val="en-GB" w:eastAsia="en-US" w:bidi="ar-SA"/>
        </w:rPr>
      </w:rPrChange>
    </w:rPr>
  </w:style>
  <w:style w:type="paragraph" w:styleId="TOC2">
    <w:name w:val="toc 2"/>
    <w:next w:val="BodyText"/>
    <w:autoRedefine/>
    <w:uiPriority w:val="39"/>
    <w:rsid w:val="008C6268"/>
    <w:pPr>
      <w:tabs>
        <w:tab w:val="left" w:pos="851"/>
        <w:tab w:val="right" w:leader="dot" w:pos="9356"/>
      </w:tabs>
      <w:ind w:left="851" w:hanging="851"/>
    </w:pPr>
    <w:rPr>
      <w:rFonts w:ascii="Arial" w:hAnsi="Arial"/>
      <w:noProof/>
      <w:lang w:eastAsia="en-US"/>
    </w:rPr>
  </w:style>
  <w:style w:type="paragraph" w:styleId="TOC3">
    <w:name w:val="toc 3"/>
    <w:next w:val="BodyText"/>
    <w:autoRedefine/>
    <w:uiPriority w:val="39"/>
    <w:rsid w:val="00204604"/>
    <w:pPr>
      <w:tabs>
        <w:tab w:val="left" w:pos="1702"/>
        <w:tab w:val="right" w:leader="dot" w:pos="9356"/>
      </w:tabs>
      <w:ind w:left="1702" w:hanging="851"/>
    </w:pPr>
    <w:rPr>
      <w:rFonts w:ascii="Arial" w:hAnsi="Arial"/>
      <w:noProof/>
      <w:lang w:eastAsia="en-US"/>
    </w:rPr>
  </w:style>
  <w:style w:type="paragraph" w:styleId="TOC4">
    <w:name w:val="toc 4"/>
    <w:basedOn w:val="Normal"/>
    <w:next w:val="Normal"/>
    <w:autoRedefine/>
    <w:semiHidden/>
    <w:rsid w:val="00204604"/>
    <w:pPr>
      <w:tabs>
        <w:tab w:val="left" w:pos="2520"/>
        <w:tab w:val="right" w:pos="9360"/>
      </w:tabs>
      <w:ind w:left="2520" w:hanging="806"/>
    </w:pPr>
    <w:rPr>
      <w:noProof/>
    </w:rPr>
  </w:style>
  <w:style w:type="paragraph" w:styleId="TOC5">
    <w:name w:val="toc 5"/>
    <w:basedOn w:val="Normal"/>
    <w:next w:val="Normal"/>
    <w:autoRedefine/>
    <w:semiHidden/>
    <w:rsid w:val="00204604"/>
    <w:pPr>
      <w:tabs>
        <w:tab w:val="left" w:pos="851"/>
        <w:tab w:val="right" w:pos="9628"/>
      </w:tabs>
      <w:ind w:left="851" w:hanging="851"/>
    </w:pPr>
    <w:rPr>
      <w:noProof/>
    </w:rPr>
  </w:style>
  <w:style w:type="paragraph" w:styleId="TOC6">
    <w:name w:val="toc 6"/>
    <w:basedOn w:val="Normal"/>
    <w:next w:val="Normal"/>
    <w:autoRedefine/>
    <w:semiHidden/>
    <w:rsid w:val="00204604"/>
    <w:pPr>
      <w:tabs>
        <w:tab w:val="left" w:pos="1701"/>
        <w:tab w:val="right" w:pos="9628"/>
      </w:tabs>
      <w:ind w:left="1701" w:hanging="850"/>
    </w:pPr>
    <w:rPr>
      <w:noProof/>
    </w:rPr>
  </w:style>
  <w:style w:type="paragraph" w:styleId="TOC7">
    <w:name w:val="toc 7"/>
    <w:basedOn w:val="Normal"/>
    <w:next w:val="Normal"/>
    <w:autoRedefine/>
    <w:semiHidden/>
    <w:rsid w:val="00204604"/>
    <w:pPr>
      <w:ind w:left="1200"/>
    </w:pPr>
  </w:style>
  <w:style w:type="paragraph" w:styleId="TOC8">
    <w:name w:val="toc 8"/>
    <w:basedOn w:val="Normal"/>
    <w:next w:val="Normal"/>
    <w:autoRedefine/>
    <w:semiHidden/>
    <w:rsid w:val="00204604"/>
    <w:pPr>
      <w:ind w:left="1400"/>
    </w:pPr>
  </w:style>
  <w:style w:type="paragraph" w:styleId="TOC9">
    <w:name w:val="toc 9"/>
    <w:basedOn w:val="Normal"/>
    <w:next w:val="Normal"/>
    <w:autoRedefine/>
    <w:semiHidden/>
    <w:rsid w:val="00204604"/>
    <w:pPr>
      <w:tabs>
        <w:tab w:val="left" w:pos="2744"/>
        <w:tab w:val="right" w:pos="9628"/>
      </w:tabs>
      <w:spacing w:before="120" w:after="120"/>
      <w:ind w:left="1701" w:hanging="1701"/>
    </w:pPr>
    <w:rPr>
      <w:b/>
      <w:noProof/>
      <w:color w:val="000080"/>
      <w:sz w:val="24"/>
    </w:rPr>
  </w:style>
  <w:style w:type="paragraph" w:customStyle="1" w:styleId="guidance">
    <w:name w:val="guidance"/>
    <w:basedOn w:val="BodyText"/>
    <w:link w:val="guidanceChar"/>
    <w:rsid w:val="00204604"/>
    <w:rPr>
      <w:color w:val="C0C0C0"/>
    </w:rPr>
  </w:style>
  <w:style w:type="paragraph" w:customStyle="1" w:styleId="Frontpagedocno">
    <w:name w:val="Front page doc no"/>
    <w:basedOn w:val="Normal"/>
    <w:autoRedefine/>
    <w:rsid w:val="00FE04A7"/>
    <w:pPr>
      <w:spacing w:before="60" w:after="60"/>
      <w:jc w:val="center"/>
    </w:pPr>
    <w:rPr>
      <w:spacing w:val="-3"/>
      <w:sz w:val="18"/>
      <w:lang w:eastAsia="en-GB"/>
    </w:rPr>
  </w:style>
  <w:style w:type="paragraph" w:customStyle="1" w:styleId="Specification">
    <w:name w:val="Specification"/>
    <w:basedOn w:val="Tabletext"/>
    <w:rsid w:val="006E169D"/>
    <w:rPr>
      <w:caps/>
      <w:sz w:val="18"/>
    </w:rPr>
  </w:style>
  <w:style w:type="paragraph" w:customStyle="1" w:styleId="guidancebullets">
    <w:name w:val="guidance bullets"/>
    <w:basedOn w:val="guidance"/>
    <w:rsid w:val="0004136C"/>
    <w:pPr>
      <w:numPr>
        <w:numId w:val="3"/>
      </w:numPr>
    </w:pPr>
  </w:style>
  <w:style w:type="character" w:customStyle="1" w:styleId="BodyTextChar">
    <w:name w:val="Body Text Char"/>
    <w:basedOn w:val="DefaultParagraphFont"/>
    <w:link w:val="BodyText"/>
    <w:rsid w:val="002F3BC6"/>
    <w:rPr>
      <w:rFonts w:ascii="Arial" w:hAnsi="Arial"/>
      <w:lang w:eastAsia="en-US"/>
    </w:rPr>
  </w:style>
  <w:style w:type="character" w:customStyle="1" w:styleId="guidanceChar">
    <w:name w:val="guidance Char"/>
    <w:basedOn w:val="BodyTextChar"/>
    <w:link w:val="guidance"/>
    <w:rsid w:val="0004136C"/>
    <w:rPr>
      <w:rFonts w:ascii="Arial" w:hAnsi="Arial"/>
      <w:color w:val="C0C0C0"/>
      <w:lang w:val="en-GB" w:eastAsia="en-US" w:bidi="ar-SA"/>
    </w:rPr>
  </w:style>
  <w:style w:type="paragraph" w:styleId="BalloonText">
    <w:name w:val="Balloon Text"/>
    <w:basedOn w:val="Normal"/>
    <w:link w:val="BalloonTextChar"/>
    <w:rsid w:val="00E21D2A"/>
    <w:rPr>
      <w:rFonts w:ascii="Tahoma" w:hAnsi="Tahoma" w:cs="Tahoma"/>
      <w:sz w:val="16"/>
      <w:szCs w:val="16"/>
    </w:rPr>
  </w:style>
  <w:style w:type="character" w:customStyle="1" w:styleId="BalloonTextChar">
    <w:name w:val="Balloon Text Char"/>
    <w:basedOn w:val="DefaultParagraphFont"/>
    <w:link w:val="BalloonText"/>
    <w:rsid w:val="00E21D2A"/>
    <w:rPr>
      <w:rFonts w:ascii="Tahoma" w:hAnsi="Tahoma" w:cs="Tahoma"/>
      <w:sz w:val="16"/>
      <w:szCs w:val="16"/>
      <w:lang w:eastAsia="en-US"/>
    </w:rPr>
  </w:style>
  <w:style w:type="paragraph" w:customStyle="1" w:styleId="Heading3BodyText">
    <w:name w:val="Heading 3 Body Text"/>
    <w:basedOn w:val="Heading3"/>
    <w:next w:val="BodyText"/>
    <w:qFormat/>
    <w:rsid w:val="002B30D9"/>
    <w:pPr>
      <w:outlineLvl w:val="9"/>
    </w:pPr>
    <w:rPr>
      <w:b w:val="0"/>
      <w:snapToGrid w:val="0"/>
      <w:sz w:val="20"/>
    </w:rPr>
  </w:style>
  <w:style w:type="paragraph" w:customStyle="1" w:styleId="Heading2BodyText">
    <w:name w:val="Heading 2 Body Text"/>
    <w:basedOn w:val="Heading2"/>
    <w:qFormat/>
    <w:rsid w:val="005527B4"/>
    <w:pPr>
      <w:outlineLvl w:val="9"/>
    </w:pPr>
    <w:rPr>
      <w:b w:val="0"/>
      <w:sz w:val="20"/>
    </w:rPr>
  </w:style>
  <w:style w:type="table" w:styleId="TableGrid">
    <w:name w:val="Table Grid"/>
    <w:basedOn w:val="TableNormal"/>
    <w:rsid w:val="002C64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customStyle="1" w:styleId="Heading4BodyText">
    <w:name w:val="Heading 4 Body Text"/>
    <w:basedOn w:val="Heading4"/>
    <w:next w:val="BodyText"/>
    <w:qFormat/>
    <w:rsid w:val="002B30D9"/>
    <w:pPr>
      <w:outlineLvl w:val="9"/>
    </w:pPr>
    <w:rPr>
      <w:b w:val="0"/>
      <w:sz w:val="20"/>
    </w:rPr>
  </w:style>
  <w:style w:type="paragraph" w:styleId="BlockText">
    <w:name w:val="Block Text"/>
    <w:basedOn w:val="Normal"/>
    <w:rsid w:val="007F58C1"/>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34" w:right="1134"/>
    </w:pPr>
    <w:rPr>
      <w:rFonts w:asciiTheme="minorHAnsi" w:eastAsiaTheme="minorEastAsia" w:hAnsiTheme="minorHAnsi" w:cstheme="minorBidi"/>
      <w:i/>
      <w:iCs/>
      <w:color w:val="4F81BD" w:themeColor="accent1"/>
    </w:rPr>
  </w:style>
  <w:style w:type="paragraph" w:customStyle="1" w:styleId="ListNumberMultilevel1">
    <w:name w:val="List Number Multilevel 1"/>
    <w:basedOn w:val="Heading7"/>
    <w:autoRedefine/>
    <w:qFormat/>
    <w:rsid w:val="00214019"/>
    <w:pPr>
      <w:numPr>
        <w:ilvl w:val="0"/>
        <w:numId w:val="4"/>
      </w:numPr>
      <w:spacing w:before="120" w:after="120"/>
      <w:ind w:left="1474" w:hanging="340"/>
    </w:pPr>
    <w:rPr>
      <w:rFonts w:cs="Arial"/>
      <w:b w:val="0"/>
      <w:sz w:val="20"/>
    </w:rPr>
  </w:style>
  <w:style w:type="paragraph" w:styleId="ListParagraph">
    <w:name w:val="List Paragraph"/>
    <w:basedOn w:val="Normal"/>
    <w:uiPriority w:val="34"/>
    <w:qFormat/>
    <w:rsid w:val="002B30D9"/>
    <w:pPr>
      <w:ind w:left="720"/>
      <w:contextualSpacing/>
    </w:pPr>
  </w:style>
  <w:style w:type="paragraph" w:customStyle="1" w:styleId="ListNumberMultilevel2">
    <w:name w:val="List Number Multilevel 2"/>
    <w:basedOn w:val="ListNumberMultilevel1"/>
    <w:autoRedefine/>
    <w:qFormat/>
    <w:rsid w:val="000D4B72"/>
    <w:pPr>
      <w:numPr>
        <w:numId w:val="5"/>
      </w:numPr>
      <w:ind w:left="2171" w:hanging="357"/>
    </w:pPr>
  </w:style>
  <w:style w:type="numbering" w:customStyle="1" w:styleId="ListNumMultilevel">
    <w:name w:val="List Num Multilevel"/>
    <w:basedOn w:val="NoList"/>
    <w:uiPriority w:val="99"/>
    <w:rsid w:val="005527B4"/>
    <w:pPr>
      <w:numPr>
        <w:numId w:val="6"/>
      </w:numPr>
    </w:pPr>
  </w:style>
  <w:style w:type="paragraph" w:customStyle="1" w:styleId="ListBulletMultilevel1">
    <w:name w:val="List Bullet Multilevel 1"/>
    <w:basedOn w:val="Heading7"/>
    <w:autoRedefine/>
    <w:qFormat/>
    <w:rsid w:val="00214019"/>
    <w:pPr>
      <w:numPr>
        <w:ilvl w:val="0"/>
        <w:numId w:val="7"/>
      </w:numPr>
      <w:spacing w:before="120" w:after="120"/>
      <w:ind w:left="1474" w:hanging="340"/>
    </w:pPr>
    <w:rPr>
      <w:b w:val="0"/>
      <w:sz w:val="20"/>
    </w:rPr>
  </w:style>
  <w:style w:type="paragraph" w:customStyle="1" w:styleId="ListBulletMultilevel2">
    <w:name w:val="List Bullet Multilevel 2"/>
    <w:basedOn w:val="ListBulletMultilevel1"/>
    <w:autoRedefine/>
    <w:qFormat/>
    <w:rsid w:val="004D6DF0"/>
    <w:pPr>
      <w:numPr>
        <w:numId w:val="8"/>
      </w:numPr>
      <w:ind w:left="2171" w:hanging="357"/>
      <w:outlineLvl w:val="9"/>
    </w:pPr>
  </w:style>
  <w:style w:type="paragraph" w:customStyle="1" w:styleId="ListBulletMultilevel3">
    <w:name w:val="List Bullet Multilevel 3"/>
    <w:basedOn w:val="ListBulletMultilevel1"/>
    <w:autoRedefine/>
    <w:qFormat/>
    <w:rsid w:val="00ED10A9"/>
    <w:pPr>
      <w:numPr>
        <w:numId w:val="9"/>
      </w:numPr>
      <w:outlineLvl w:val="9"/>
    </w:pPr>
  </w:style>
  <w:style w:type="paragraph" w:customStyle="1" w:styleId="ListNumberMultilevel3">
    <w:name w:val="List Number Multilevel 3"/>
    <w:basedOn w:val="ListNumberMultilevel1"/>
    <w:autoRedefine/>
    <w:qFormat/>
    <w:rsid w:val="004D6DF0"/>
    <w:pPr>
      <w:numPr>
        <w:numId w:val="10"/>
      </w:numPr>
      <w:ind w:left="2789" w:hanging="357"/>
    </w:pPr>
  </w:style>
  <w:style w:type="character" w:styleId="CommentReference">
    <w:name w:val="annotation reference"/>
    <w:basedOn w:val="DefaultParagraphFont"/>
    <w:rsid w:val="00ED4426"/>
    <w:rPr>
      <w:sz w:val="16"/>
      <w:szCs w:val="16"/>
    </w:rPr>
  </w:style>
  <w:style w:type="paragraph" w:styleId="CommentText">
    <w:name w:val="annotation text"/>
    <w:basedOn w:val="Normal"/>
    <w:link w:val="CommentTextChar"/>
    <w:rsid w:val="00ED4426"/>
  </w:style>
  <w:style w:type="character" w:customStyle="1" w:styleId="CommentTextChar">
    <w:name w:val="Comment Text Char"/>
    <w:basedOn w:val="DefaultParagraphFont"/>
    <w:link w:val="CommentText"/>
    <w:rsid w:val="00ED4426"/>
    <w:rPr>
      <w:rFonts w:ascii="Arial" w:hAnsi="Arial"/>
      <w:lang w:eastAsia="en-US"/>
    </w:rPr>
  </w:style>
  <w:style w:type="paragraph" w:styleId="CommentSubject">
    <w:name w:val="annotation subject"/>
    <w:basedOn w:val="CommentText"/>
    <w:next w:val="CommentText"/>
    <w:link w:val="CommentSubjectChar"/>
    <w:rsid w:val="00ED4426"/>
    <w:rPr>
      <w:b/>
      <w:bCs/>
    </w:rPr>
  </w:style>
  <w:style w:type="character" w:customStyle="1" w:styleId="CommentSubjectChar">
    <w:name w:val="Comment Subject Char"/>
    <w:basedOn w:val="CommentTextChar"/>
    <w:link w:val="CommentSubject"/>
    <w:rsid w:val="00ED4426"/>
    <w:rPr>
      <w:rFonts w:ascii="Arial" w:hAnsi="Arial"/>
      <w:b/>
      <w:bCs/>
      <w:lang w:eastAsia="en-US"/>
    </w:rPr>
  </w:style>
  <w:style w:type="paragraph" w:customStyle="1" w:styleId="Glossary">
    <w:name w:val="Glossary"/>
    <w:basedOn w:val="ContentsHeader"/>
    <w:qFormat/>
    <w:rsid w:val="008E5471"/>
    <w:rPr>
      <w:rFonts w:cs="Arial"/>
    </w:rPr>
  </w:style>
  <w:style w:type="paragraph" w:customStyle="1" w:styleId="Default">
    <w:name w:val="Default"/>
    <w:basedOn w:val="Normal"/>
    <w:rsid w:val="00BE0FC8"/>
    <w:pPr>
      <w:autoSpaceDE w:val="0"/>
      <w:autoSpaceDN w:val="0"/>
    </w:pPr>
    <w:rPr>
      <w:rFonts w:eastAsiaTheme="minorHAnsi" w:cs="Arial"/>
      <w:color w:val="000000"/>
      <w:sz w:val="24"/>
      <w:szCs w:val="24"/>
    </w:rPr>
  </w:style>
  <w:style w:type="character" w:styleId="UnresolvedMention">
    <w:name w:val="Unresolved Mention"/>
    <w:basedOn w:val="DefaultParagraphFont"/>
    <w:uiPriority w:val="99"/>
    <w:semiHidden/>
    <w:unhideWhenUsed/>
    <w:rsid w:val="00F73233"/>
    <w:rPr>
      <w:color w:val="605E5C"/>
      <w:shd w:val="clear" w:color="auto" w:fill="E1DFDD"/>
    </w:rPr>
  </w:style>
  <w:style w:type="table" w:styleId="PlainTable2">
    <w:name w:val="Plain Table 2"/>
    <w:basedOn w:val="TableNormal"/>
    <w:uiPriority w:val="42"/>
    <w:rsid w:val="002C644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2C64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C64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aliases w:val="Heading 6 - Appendix H1 Char"/>
    <w:basedOn w:val="DefaultParagraphFont"/>
    <w:link w:val="Heading6"/>
    <w:rsid w:val="000F2AC9"/>
    <w:rPr>
      <w:rFonts w:ascii="Arial" w:hAnsi="Arial"/>
      <w:b/>
      <w:sz w:val="36"/>
      <w:lang w:eastAsia="en-US"/>
    </w:rPr>
  </w:style>
  <w:style w:type="paragraph" w:styleId="Revision">
    <w:name w:val="Revision"/>
    <w:hidden/>
    <w:uiPriority w:val="99"/>
    <w:semiHidden/>
    <w:rsid w:val="006052DA"/>
    <w:rPr>
      <w:rFonts w:ascii="Arial" w:hAnsi="Arial"/>
      <w:lang w:eastAsia="en-US"/>
    </w:rPr>
  </w:style>
  <w:style w:type="character" w:customStyle="1" w:styleId="Heading8Char">
    <w:name w:val="Heading 8 Char"/>
    <w:aliases w:val="Heading 8 - Appendix H3 Char"/>
    <w:basedOn w:val="DefaultParagraphFont"/>
    <w:link w:val="Heading8"/>
    <w:rsid w:val="00F83F9F"/>
    <w:rPr>
      <w:rFonts w:ascii="Arial" w:hAnsi="Arial"/>
      <w:b/>
      <w:sz w:val="28"/>
      <w:lang w:eastAsia="en-US"/>
    </w:rPr>
  </w:style>
  <w:style w:type="character" w:customStyle="1" w:styleId="Heading2Char">
    <w:name w:val="Heading 2 Char"/>
    <w:basedOn w:val="DefaultParagraphFont"/>
    <w:link w:val="Heading2"/>
    <w:rsid w:val="00F83F9F"/>
    <w:rPr>
      <w:rFonts w:ascii="Arial" w:hAnsi="Arial"/>
      <w:b/>
      <w:sz w:val="32"/>
      <w:lang w:eastAsia="en-US"/>
    </w:rPr>
  </w:style>
  <w:style w:type="character" w:customStyle="1" w:styleId="Heading3Char">
    <w:name w:val="Heading 3 Char"/>
    <w:basedOn w:val="DefaultParagraphFont"/>
    <w:link w:val="Heading3"/>
    <w:rsid w:val="00B6382D"/>
    <w:rPr>
      <w:rFonts w:ascii="Arial" w:hAnsi="Arial"/>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60229">
      <w:bodyDiv w:val="1"/>
      <w:marLeft w:val="0"/>
      <w:marRight w:val="0"/>
      <w:marTop w:val="0"/>
      <w:marBottom w:val="0"/>
      <w:divBdr>
        <w:top w:val="none" w:sz="0" w:space="0" w:color="auto"/>
        <w:left w:val="none" w:sz="0" w:space="0" w:color="auto"/>
        <w:bottom w:val="none" w:sz="0" w:space="0" w:color="auto"/>
        <w:right w:val="none" w:sz="0" w:space="0" w:color="auto"/>
      </w:divBdr>
      <w:divsChild>
        <w:div w:id="917252926">
          <w:marLeft w:val="0"/>
          <w:marRight w:val="0"/>
          <w:marTop w:val="0"/>
          <w:marBottom w:val="0"/>
          <w:divBdr>
            <w:top w:val="none" w:sz="0" w:space="0" w:color="auto"/>
            <w:left w:val="none" w:sz="0" w:space="0" w:color="auto"/>
            <w:bottom w:val="none" w:sz="0" w:space="0" w:color="auto"/>
            <w:right w:val="none" w:sz="0" w:space="0" w:color="auto"/>
          </w:divBdr>
          <w:divsChild>
            <w:div w:id="13702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0156">
      <w:bodyDiv w:val="1"/>
      <w:marLeft w:val="0"/>
      <w:marRight w:val="0"/>
      <w:marTop w:val="0"/>
      <w:marBottom w:val="0"/>
      <w:divBdr>
        <w:top w:val="none" w:sz="0" w:space="0" w:color="auto"/>
        <w:left w:val="none" w:sz="0" w:space="0" w:color="auto"/>
        <w:bottom w:val="none" w:sz="0" w:space="0" w:color="auto"/>
        <w:right w:val="none" w:sz="0" w:space="0" w:color="auto"/>
      </w:divBdr>
      <w:divsChild>
        <w:div w:id="20474884">
          <w:marLeft w:val="0"/>
          <w:marRight w:val="0"/>
          <w:marTop w:val="0"/>
          <w:marBottom w:val="0"/>
          <w:divBdr>
            <w:top w:val="none" w:sz="0" w:space="0" w:color="auto"/>
            <w:left w:val="none" w:sz="0" w:space="0" w:color="auto"/>
            <w:bottom w:val="none" w:sz="0" w:space="0" w:color="auto"/>
            <w:right w:val="none" w:sz="0" w:space="0" w:color="auto"/>
          </w:divBdr>
          <w:divsChild>
            <w:div w:id="691536353">
              <w:marLeft w:val="0"/>
              <w:marRight w:val="0"/>
              <w:marTop w:val="0"/>
              <w:marBottom w:val="0"/>
              <w:divBdr>
                <w:top w:val="none" w:sz="0" w:space="0" w:color="auto"/>
                <w:left w:val="none" w:sz="0" w:space="0" w:color="auto"/>
                <w:bottom w:val="none" w:sz="0" w:space="0" w:color="auto"/>
                <w:right w:val="none" w:sz="0" w:space="0" w:color="auto"/>
              </w:divBdr>
            </w:div>
            <w:div w:id="4928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012">
      <w:bodyDiv w:val="1"/>
      <w:marLeft w:val="0"/>
      <w:marRight w:val="0"/>
      <w:marTop w:val="0"/>
      <w:marBottom w:val="0"/>
      <w:divBdr>
        <w:top w:val="none" w:sz="0" w:space="0" w:color="auto"/>
        <w:left w:val="none" w:sz="0" w:space="0" w:color="auto"/>
        <w:bottom w:val="none" w:sz="0" w:space="0" w:color="auto"/>
        <w:right w:val="none" w:sz="0" w:space="0" w:color="auto"/>
      </w:divBdr>
      <w:divsChild>
        <w:div w:id="1130590009">
          <w:marLeft w:val="0"/>
          <w:marRight w:val="0"/>
          <w:marTop w:val="0"/>
          <w:marBottom w:val="0"/>
          <w:divBdr>
            <w:top w:val="none" w:sz="0" w:space="0" w:color="auto"/>
            <w:left w:val="none" w:sz="0" w:space="0" w:color="auto"/>
            <w:bottom w:val="none" w:sz="0" w:space="0" w:color="auto"/>
            <w:right w:val="none" w:sz="0" w:space="0" w:color="auto"/>
          </w:divBdr>
          <w:divsChild>
            <w:div w:id="122583957">
              <w:marLeft w:val="0"/>
              <w:marRight w:val="0"/>
              <w:marTop w:val="0"/>
              <w:marBottom w:val="0"/>
              <w:divBdr>
                <w:top w:val="none" w:sz="0" w:space="0" w:color="auto"/>
                <w:left w:val="none" w:sz="0" w:space="0" w:color="auto"/>
                <w:bottom w:val="none" w:sz="0" w:space="0" w:color="auto"/>
                <w:right w:val="none" w:sz="0" w:space="0" w:color="auto"/>
              </w:divBdr>
            </w:div>
            <w:div w:id="741829192">
              <w:marLeft w:val="0"/>
              <w:marRight w:val="0"/>
              <w:marTop w:val="0"/>
              <w:marBottom w:val="0"/>
              <w:divBdr>
                <w:top w:val="none" w:sz="0" w:space="0" w:color="auto"/>
                <w:left w:val="none" w:sz="0" w:space="0" w:color="auto"/>
                <w:bottom w:val="none" w:sz="0" w:space="0" w:color="auto"/>
                <w:right w:val="none" w:sz="0" w:space="0" w:color="auto"/>
              </w:divBdr>
            </w:div>
            <w:div w:id="19124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0866">
      <w:bodyDiv w:val="1"/>
      <w:marLeft w:val="0"/>
      <w:marRight w:val="0"/>
      <w:marTop w:val="0"/>
      <w:marBottom w:val="0"/>
      <w:divBdr>
        <w:top w:val="none" w:sz="0" w:space="0" w:color="auto"/>
        <w:left w:val="none" w:sz="0" w:space="0" w:color="auto"/>
        <w:bottom w:val="none" w:sz="0" w:space="0" w:color="auto"/>
        <w:right w:val="none" w:sz="0" w:space="0" w:color="auto"/>
      </w:divBdr>
      <w:divsChild>
        <w:div w:id="1813015750">
          <w:marLeft w:val="0"/>
          <w:marRight w:val="0"/>
          <w:marTop w:val="0"/>
          <w:marBottom w:val="0"/>
          <w:divBdr>
            <w:top w:val="none" w:sz="0" w:space="0" w:color="auto"/>
            <w:left w:val="none" w:sz="0" w:space="0" w:color="auto"/>
            <w:bottom w:val="none" w:sz="0" w:space="0" w:color="auto"/>
            <w:right w:val="none" w:sz="0" w:space="0" w:color="auto"/>
          </w:divBdr>
          <w:divsChild>
            <w:div w:id="1448348953">
              <w:marLeft w:val="0"/>
              <w:marRight w:val="0"/>
              <w:marTop w:val="0"/>
              <w:marBottom w:val="0"/>
              <w:divBdr>
                <w:top w:val="none" w:sz="0" w:space="0" w:color="auto"/>
                <w:left w:val="none" w:sz="0" w:space="0" w:color="auto"/>
                <w:bottom w:val="none" w:sz="0" w:space="0" w:color="auto"/>
                <w:right w:val="none" w:sz="0" w:space="0" w:color="auto"/>
              </w:divBdr>
            </w:div>
            <w:div w:id="272174221">
              <w:marLeft w:val="0"/>
              <w:marRight w:val="0"/>
              <w:marTop w:val="0"/>
              <w:marBottom w:val="0"/>
              <w:divBdr>
                <w:top w:val="none" w:sz="0" w:space="0" w:color="auto"/>
                <w:left w:val="none" w:sz="0" w:space="0" w:color="auto"/>
                <w:bottom w:val="none" w:sz="0" w:space="0" w:color="auto"/>
                <w:right w:val="none" w:sz="0" w:space="0" w:color="auto"/>
              </w:divBdr>
            </w:div>
            <w:div w:id="3775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283">
      <w:bodyDiv w:val="1"/>
      <w:marLeft w:val="0"/>
      <w:marRight w:val="0"/>
      <w:marTop w:val="0"/>
      <w:marBottom w:val="0"/>
      <w:divBdr>
        <w:top w:val="none" w:sz="0" w:space="0" w:color="auto"/>
        <w:left w:val="none" w:sz="0" w:space="0" w:color="auto"/>
        <w:bottom w:val="none" w:sz="0" w:space="0" w:color="auto"/>
        <w:right w:val="none" w:sz="0" w:space="0" w:color="auto"/>
      </w:divBdr>
    </w:div>
    <w:div w:id="123079746">
      <w:bodyDiv w:val="1"/>
      <w:marLeft w:val="0"/>
      <w:marRight w:val="0"/>
      <w:marTop w:val="0"/>
      <w:marBottom w:val="0"/>
      <w:divBdr>
        <w:top w:val="none" w:sz="0" w:space="0" w:color="auto"/>
        <w:left w:val="none" w:sz="0" w:space="0" w:color="auto"/>
        <w:bottom w:val="none" w:sz="0" w:space="0" w:color="auto"/>
        <w:right w:val="none" w:sz="0" w:space="0" w:color="auto"/>
      </w:divBdr>
      <w:divsChild>
        <w:div w:id="2018799147">
          <w:marLeft w:val="0"/>
          <w:marRight w:val="0"/>
          <w:marTop w:val="0"/>
          <w:marBottom w:val="0"/>
          <w:divBdr>
            <w:top w:val="none" w:sz="0" w:space="0" w:color="auto"/>
            <w:left w:val="none" w:sz="0" w:space="0" w:color="auto"/>
            <w:bottom w:val="none" w:sz="0" w:space="0" w:color="auto"/>
            <w:right w:val="none" w:sz="0" w:space="0" w:color="auto"/>
          </w:divBdr>
          <w:divsChild>
            <w:div w:id="14448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9338">
      <w:bodyDiv w:val="1"/>
      <w:marLeft w:val="0"/>
      <w:marRight w:val="0"/>
      <w:marTop w:val="0"/>
      <w:marBottom w:val="0"/>
      <w:divBdr>
        <w:top w:val="none" w:sz="0" w:space="0" w:color="auto"/>
        <w:left w:val="none" w:sz="0" w:space="0" w:color="auto"/>
        <w:bottom w:val="none" w:sz="0" w:space="0" w:color="auto"/>
        <w:right w:val="none" w:sz="0" w:space="0" w:color="auto"/>
      </w:divBdr>
    </w:div>
    <w:div w:id="147869964">
      <w:bodyDiv w:val="1"/>
      <w:marLeft w:val="0"/>
      <w:marRight w:val="0"/>
      <w:marTop w:val="0"/>
      <w:marBottom w:val="0"/>
      <w:divBdr>
        <w:top w:val="none" w:sz="0" w:space="0" w:color="auto"/>
        <w:left w:val="none" w:sz="0" w:space="0" w:color="auto"/>
        <w:bottom w:val="none" w:sz="0" w:space="0" w:color="auto"/>
        <w:right w:val="none" w:sz="0" w:space="0" w:color="auto"/>
      </w:divBdr>
      <w:divsChild>
        <w:div w:id="289671702">
          <w:marLeft w:val="0"/>
          <w:marRight w:val="0"/>
          <w:marTop w:val="0"/>
          <w:marBottom w:val="0"/>
          <w:divBdr>
            <w:top w:val="none" w:sz="0" w:space="0" w:color="auto"/>
            <w:left w:val="none" w:sz="0" w:space="0" w:color="auto"/>
            <w:bottom w:val="none" w:sz="0" w:space="0" w:color="auto"/>
            <w:right w:val="none" w:sz="0" w:space="0" w:color="auto"/>
          </w:divBdr>
          <w:divsChild>
            <w:div w:id="1511068433">
              <w:marLeft w:val="0"/>
              <w:marRight w:val="0"/>
              <w:marTop w:val="0"/>
              <w:marBottom w:val="0"/>
              <w:divBdr>
                <w:top w:val="none" w:sz="0" w:space="0" w:color="auto"/>
                <w:left w:val="none" w:sz="0" w:space="0" w:color="auto"/>
                <w:bottom w:val="none" w:sz="0" w:space="0" w:color="auto"/>
                <w:right w:val="none" w:sz="0" w:space="0" w:color="auto"/>
              </w:divBdr>
            </w:div>
            <w:div w:id="3735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9119">
      <w:bodyDiv w:val="1"/>
      <w:marLeft w:val="0"/>
      <w:marRight w:val="0"/>
      <w:marTop w:val="0"/>
      <w:marBottom w:val="0"/>
      <w:divBdr>
        <w:top w:val="none" w:sz="0" w:space="0" w:color="auto"/>
        <w:left w:val="none" w:sz="0" w:space="0" w:color="auto"/>
        <w:bottom w:val="none" w:sz="0" w:space="0" w:color="auto"/>
        <w:right w:val="none" w:sz="0" w:space="0" w:color="auto"/>
      </w:divBdr>
      <w:divsChild>
        <w:div w:id="1213273080">
          <w:marLeft w:val="0"/>
          <w:marRight w:val="0"/>
          <w:marTop w:val="0"/>
          <w:marBottom w:val="0"/>
          <w:divBdr>
            <w:top w:val="none" w:sz="0" w:space="0" w:color="auto"/>
            <w:left w:val="none" w:sz="0" w:space="0" w:color="auto"/>
            <w:bottom w:val="none" w:sz="0" w:space="0" w:color="auto"/>
            <w:right w:val="none" w:sz="0" w:space="0" w:color="auto"/>
          </w:divBdr>
          <w:divsChild>
            <w:div w:id="335308253">
              <w:marLeft w:val="0"/>
              <w:marRight w:val="0"/>
              <w:marTop w:val="0"/>
              <w:marBottom w:val="0"/>
              <w:divBdr>
                <w:top w:val="none" w:sz="0" w:space="0" w:color="auto"/>
                <w:left w:val="none" w:sz="0" w:space="0" w:color="auto"/>
                <w:bottom w:val="none" w:sz="0" w:space="0" w:color="auto"/>
                <w:right w:val="none" w:sz="0" w:space="0" w:color="auto"/>
              </w:divBdr>
            </w:div>
            <w:div w:id="1692756948">
              <w:marLeft w:val="0"/>
              <w:marRight w:val="0"/>
              <w:marTop w:val="0"/>
              <w:marBottom w:val="0"/>
              <w:divBdr>
                <w:top w:val="none" w:sz="0" w:space="0" w:color="auto"/>
                <w:left w:val="none" w:sz="0" w:space="0" w:color="auto"/>
                <w:bottom w:val="none" w:sz="0" w:space="0" w:color="auto"/>
                <w:right w:val="none" w:sz="0" w:space="0" w:color="auto"/>
              </w:divBdr>
            </w:div>
            <w:div w:id="143670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4704">
      <w:bodyDiv w:val="1"/>
      <w:marLeft w:val="0"/>
      <w:marRight w:val="0"/>
      <w:marTop w:val="0"/>
      <w:marBottom w:val="0"/>
      <w:divBdr>
        <w:top w:val="none" w:sz="0" w:space="0" w:color="auto"/>
        <w:left w:val="none" w:sz="0" w:space="0" w:color="auto"/>
        <w:bottom w:val="none" w:sz="0" w:space="0" w:color="auto"/>
        <w:right w:val="none" w:sz="0" w:space="0" w:color="auto"/>
      </w:divBdr>
      <w:divsChild>
        <w:div w:id="1223175915">
          <w:marLeft w:val="0"/>
          <w:marRight w:val="0"/>
          <w:marTop w:val="0"/>
          <w:marBottom w:val="0"/>
          <w:divBdr>
            <w:top w:val="none" w:sz="0" w:space="0" w:color="auto"/>
            <w:left w:val="none" w:sz="0" w:space="0" w:color="auto"/>
            <w:bottom w:val="none" w:sz="0" w:space="0" w:color="auto"/>
            <w:right w:val="none" w:sz="0" w:space="0" w:color="auto"/>
          </w:divBdr>
          <w:divsChild>
            <w:div w:id="245307199">
              <w:marLeft w:val="0"/>
              <w:marRight w:val="0"/>
              <w:marTop w:val="0"/>
              <w:marBottom w:val="0"/>
              <w:divBdr>
                <w:top w:val="none" w:sz="0" w:space="0" w:color="auto"/>
                <w:left w:val="none" w:sz="0" w:space="0" w:color="auto"/>
                <w:bottom w:val="none" w:sz="0" w:space="0" w:color="auto"/>
                <w:right w:val="none" w:sz="0" w:space="0" w:color="auto"/>
              </w:divBdr>
            </w:div>
            <w:div w:id="1233856483">
              <w:marLeft w:val="0"/>
              <w:marRight w:val="0"/>
              <w:marTop w:val="0"/>
              <w:marBottom w:val="0"/>
              <w:divBdr>
                <w:top w:val="none" w:sz="0" w:space="0" w:color="auto"/>
                <w:left w:val="none" w:sz="0" w:space="0" w:color="auto"/>
                <w:bottom w:val="none" w:sz="0" w:space="0" w:color="auto"/>
                <w:right w:val="none" w:sz="0" w:space="0" w:color="auto"/>
              </w:divBdr>
            </w:div>
            <w:div w:id="1197234832">
              <w:marLeft w:val="0"/>
              <w:marRight w:val="0"/>
              <w:marTop w:val="0"/>
              <w:marBottom w:val="0"/>
              <w:divBdr>
                <w:top w:val="none" w:sz="0" w:space="0" w:color="auto"/>
                <w:left w:val="none" w:sz="0" w:space="0" w:color="auto"/>
                <w:bottom w:val="none" w:sz="0" w:space="0" w:color="auto"/>
                <w:right w:val="none" w:sz="0" w:space="0" w:color="auto"/>
              </w:divBdr>
            </w:div>
            <w:div w:id="197351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2463">
      <w:bodyDiv w:val="1"/>
      <w:marLeft w:val="0"/>
      <w:marRight w:val="0"/>
      <w:marTop w:val="0"/>
      <w:marBottom w:val="0"/>
      <w:divBdr>
        <w:top w:val="none" w:sz="0" w:space="0" w:color="auto"/>
        <w:left w:val="none" w:sz="0" w:space="0" w:color="auto"/>
        <w:bottom w:val="none" w:sz="0" w:space="0" w:color="auto"/>
        <w:right w:val="none" w:sz="0" w:space="0" w:color="auto"/>
      </w:divBdr>
      <w:divsChild>
        <w:div w:id="2052724274">
          <w:marLeft w:val="0"/>
          <w:marRight w:val="0"/>
          <w:marTop w:val="0"/>
          <w:marBottom w:val="0"/>
          <w:divBdr>
            <w:top w:val="none" w:sz="0" w:space="0" w:color="auto"/>
            <w:left w:val="none" w:sz="0" w:space="0" w:color="auto"/>
            <w:bottom w:val="none" w:sz="0" w:space="0" w:color="auto"/>
            <w:right w:val="none" w:sz="0" w:space="0" w:color="auto"/>
          </w:divBdr>
          <w:divsChild>
            <w:div w:id="504707053">
              <w:marLeft w:val="0"/>
              <w:marRight w:val="0"/>
              <w:marTop w:val="0"/>
              <w:marBottom w:val="0"/>
              <w:divBdr>
                <w:top w:val="none" w:sz="0" w:space="0" w:color="auto"/>
                <w:left w:val="none" w:sz="0" w:space="0" w:color="auto"/>
                <w:bottom w:val="none" w:sz="0" w:space="0" w:color="auto"/>
                <w:right w:val="none" w:sz="0" w:space="0" w:color="auto"/>
              </w:divBdr>
            </w:div>
            <w:div w:id="339045511">
              <w:marLeft w:val="0"/>
              <w:marRight w:val="0"/>
              <w:marTop w:val="0"/>
              <w:marBottom w:val="0"/>
              <w:divBdr>
                <w:top w:val="none" w:sz="0" w:space="0" w:color="auto"/>
                <w:left w:val="none" w:sz="0" w:space="0" w:color="auto"/>
                <w:bottom w:val="none" w:sz="0" w:space="0" w:color="auto"/>
                <w:right w:val="none" w:sz="0" w:space="0" w:color="auto"/>
              </w:divBdr>
            </w:div>
            <w:div w:id="83892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755">
      <w:bodyDiv w:val="1"/>
      <w:marLeft w:val="0"/>
      <w:marRight w:val="0"/>
      <w:marTop w:val="0"/>
      <w:marBottom w:val="0"/>
      <w:divBdr>
        <w:top w:val="none" w:sz="0" w:space="0" w:color="auto"/>
        <w:left w:val="none" w:sz="0" w:space="0" w:color="auto"/>
        <w:bottom w:val="none" w:sz="0" w:space="0" w:color="auto"/>
        <w:right w:val="none" w:sz="0" w:space="0" w:color="auto"/>
      </w:divBdr>
      <w:divsChild>
        <w:div w:id="262106450">
          <w:marLeft w:val="0"/>
          <w:marRight w:val="0"/>
          <w:marTop w:val="0"/>
          <w:marBottom w:val="0"/>
          <w:divBdr>
            <w:top w:val="none" w:sz="0" w:space="0" w:color="auto"/>
            <w:left w:val="none" w:sz="0" w:space="0" w:color="auto"/>
            <w:bottom w:val="none" w:sz="0" w:space="0" w:color="auto"/>
            <w:right w:val="none" w:sz="0" w:space="0" w:color="auto"/>
          </w:divBdr>
          <w:divsChild>
            <w:div w:id="20437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16874">
      <w:bodyDiv w:val="1"/>
      <w:marLeft w:val="0"/>
      <w:marRight w:val="0"/>
      <w:marTop w:val="0"/>
      <w:marBottom w:val="0"/>
      <w:divBdr>
        <w:top w:val="none" w:sz="0" w:space="0" w:color="auto"/>
        <w:left w:val="none" w:sz="0" w:space="0" w:color="auto"/>
        <w:bottom w:val="none" w:sz="0" w:space="0" w:color="auto"/>
        <w:right w:val="none" w:sz="0" w:space="0" w:color="auto"/>
      </w:divBdr>
      <w:divsChild>
        <w:div w:id="1390835277">
          <w:marLeft w:val="0"/>
          <w:marRight w:val="0"/>
          <w:marTop w:val="0"/>
          <w:marBottom w:val="0"/>
          <w:divBdr>
            <w:top w:val="none" w:sz="0" w:space="0" w:color="auto"/>
            <w:left w:val="none" w:sz="0" w:space="0" w:color="auto"/>
            <w:bottom w:val="none" w:sz="0" w:space="0" w:color="auto"/>
            <w:right w:val="none" w:sz="0" w:space="0" w:color="auto"/>
          </w:divBdr>
          <w:divsChild>
            <w:div w:id="17507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7422">
      <w:bodyDiv w:val="1"/>
      <w:marLeft w:val="0"/>
      <w:marRight w:val="0"/>
      <w:marTop w:val="0"/>
      <w:marBottom w:val="0"/>
      <w:divBdr>
        <w:top w:val="none" w:sz="0" w:space="0" w:color="auto"/>
        <w:left w:val="none" w:sz="0" w:space="0" w:color="auto"/>
        <w:bottom w:val="none" w:sz="0" w:space="0" w:color="auto"/>
        <w:right w:val="none" w:sz="0" w:space="0" w:color="auto"/>
      </w:divBdr>
      <w:divsChild>
        <w:div w:id="1311325345">
          <w:marLeft w:val="0"/>
          <w:marRight w:val="0"/>
          <w:marTop w:val="0"/>
          <w:marBottom w:val="0"/>
          <w:divBdr>
            <w:top w:val="none" w:sz="0" w:space="0" w:color="auto"/>
            <w:left w:val="none" w:sz="0" w:space="0" w:color="auto"/>
            <w:bottom w:val="none" w:sz="0" w:space="0" w:color="auto"/>
            <w:right w:val="none" w:sz="0" w:space="0" w:color="auto"/>
          </w:divBdr>
          <w:divsChild>
            <w:div w:id="13319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100266">
      <w:bodyDiv w:val="1"/>
      <w:marLeft w:val="0"/>
      <w:marRight w:val="0"/>
      <w:marTop w:val="0"/>
      <w:marBottom w:val="0"/>
      <w:divBdr>
        <w:top w:val="none" w:sz="0" w:space="0" w:color="auto"/>
        <w:left w:val="none" w:sz="0" w:space="0" w:color="auto"/>
        <w:bottom w:val="none" w:sz="0" w:space="0" w:color="auto"/>
        <w:right w:val="none" w:sz="0" w:space="0" w:color="auto"/>
      </w:divBdr>
      <w:divsChild>
        <w:div w:id="1213157755">
          <w:marLeft w:val="0"/>
          <w:marRight w:val="0"/>
          <w:marTop w:val="0"/>
          <w:marBottom w:val="0"/>
          <w:divBdr>
            <w:top w:val="none" w:sz="0" w:space="0" w:color="auto"/>
            <w:left w:val="none" w:sz="0" w:space="0" w:color="auto"/>
            <w:bottom w:val="none" w:sz="0" w:space="0" w:color="auto"/>
            <w:right w:val="none" w:sz="0" w:space="0" w:color="auto"/>
          </w:divBdr>
          <w:divsChild>
            <w:div w:id="111308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7070">
      <w:bodyDiv w:val="1"/>
      <w:marLeft w:val="0"/>
      <w:marRight w:val="0"/>
      <w:marTop w:val="0"/>
      <w:marBottom w:val="0"/>
      <w:divBdr>
        <w:top w:val="none" w:sz="0" w:space="0" w:color="auto"/>
        <w:left w:val="none" w:sz="0" w:space="0" w:color="auto"/>
        <w:bottom w:val="none" w:sz="0" w:space="0" w:color="auto"/>
        <w:right w:val="none" w:sz="0" w:space="0" w:color="auto"/>
      </w:divBdr>
      <w:divsChild>
        <w:div w:id="694888151">
          <w:marLeft w:val="0"/>
          <w:marRight w:val="0"/>
          <w:marTop w:val="0"/>
          <w:marBottom w:val="0"/>
          <w:divBdr>
            <w:top w:val="none" w:sz="0" w:space="0" w:color="auto"/>
            <w:left w:val="none" w:sz="0" w:space="0" w:color="auto"/>
            <w:bottom w:val="none" w:sz="0" w:space="0" w:color="auto"/>
            <w:right w:val="none" w:sz="0" w:space="0" w:color="auto"/>
          </w:divBdr>
          <w:divsChild>
            <w:div w:id="974794033">
              <w:marLeft w:val="0"/>
              <w:marRight w:val="0"/>
              <w:marTop w:val="0"/>
              <w:marBottom w:val="0"/>
              <w:divBdr>
                <w:top w:val="none" w:sz="0" w:space="0" w:color="auto"/>
                <w:left w:val="none" w:sz="0" w:space="0" w:color="auto"/>
                <w:bottom w:val="none" w:sz="0" w:space="0" w:color="auto"/>
                <w:right w:val="none" w:sz="0" w:space="0" w:color="auto"/>
              </w:divBdr>
            </w:div>
            <w:div w:id="1013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4872">
      <w:bodyDiv w:val="1"/>
      <w:marLeft w:val="0"/>
      <w:marRight w:val="0"/>
      <w:marTop w:val="0"/>
      <w:marBottom w:val="0"/>
      <w:divBdr>
        <w:top w:val="none" w:sz="0" w:space="0" w:color="auto"/>
        <w:left w:val="none" w:sz="0" w:space="0" w:color="auto"/>
        <w:bottom w:val="none" w:sz="0" w:space="0" w:color="auto"/>
        <w:right w:val="none" w:sz="0" w:space="0" w:color="auto"/>
      </w:divBdr>
      <w:divsChild>
        <w:div w:id="1998990846">
          <w:marLeft w:val="0"/>
          <w:marRight w:val="0"/>
          <w:marTop w:val="0"/>
          <w:marBottom w:val="0"/>
          <w:divBdr>
            <w:top w:val="none" w:sz="0" w:space="0" w:color="auto"/>
            <w:left w:val="none" w:sz="0" w:space="0" w:color="auto"/>
            <w:bottom w:val="none" w:sz="0" w:space="0" w:color="auto"/>
            <w:right w:val="none" w:sz="0" w:space="0" w:color="auto"/>
          </w:divBdr>
          <w:divsChild>
            <w:div w:id="3255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038734">
      <w:bodyDiv w:val="1"/>
      <w:marLeft w:val="0"/>
      <w:marRight w:val="0"/>
      <w:marTop w:val="0"/>
      <w:marBottom w:val="0"/>
      <w:divBdr>
        <w:top w:val="none" w:sz="0" w:space="0" w:color="auto"/>
        <w:left w:val="none" w:sz="0" w:space="0" w:color="auto"/>
        <w:bottom w:val="none" w:sz="0" w:space="0" w:color="auto"/>
        <w:right w:val="none" w:sz="0" w:space="0" w:color="auto"/>
      </w:divBdr>
    </w:div>
    <w:div w:id="300115070">
      <w:bodyDiv w:val="1"/>
      <w:marLeft w:val="0"/>
      <w:marRight w:val="0"/>
      <w:marTop w:val="0"/>
      <w:marBottom w:val="0"/>
      <w:divBdr>
        <w:top w:val="none" w:sz="0" w:space="0" w:color="auto"/>
        <w:left w:val="none" w:sz="0" w:space="0" w:color="auto"/>
        <w:bottom w:val="none" w:sz="0" w:space="0" w:color="auto"/>
        <w:right w:val="none" w:sz="0" w:space="0" w:color="auto"/>
      </w:divBdr>
      <w:divsChild>
        <w:div w:id="1654329846">
          <w:marLeft w:val="0"/>
          <w:marRight w:val="0"/>
          <w:marTop w:val="0"/>
          <w:marBottom w:val="0"/>
          <w:divBdr>
            <w:top w:val="none" w:sz="0" w:space="0" w:color="auto"/>
            <w:left w:val="none" w:sz="0" w:space="0" w:color="auto"/>
            <w:bottom w:val="none" w:sz="0" w:space="0" w:color="auto"/>
            <w:right w:val="none" w:sz="0" w:space="0" w:color="auto"/>
          </w:divBdr>
          <w:divsChild>
            <w:div w:id="213779450">
              <w:marLeft w:val="0"/>
              <w:marRight w:val="0"/>
              <w:marTop w:val="0"/>
              <w:marBottom w:val="0"/>
              <w:divBdr>
                <w:top w:val="none" w:sz="0" w:space="0" w:color="auto"/>
                <w:left w:val="none" w:sz="0" w:space="0" w:color="auto"/>
                <w:bottom w:val="none" w:sz="0" w:space="0" w:color="auto"/>
                <w:right w:val="none" w:sz="0" w:space="0" w:color="auto"/>
              </w:divBdr>
            </w:div>
            <w:div w:id="68787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7216">
      <w:bodyDiv w:val="1"/>
      <w:marLeft w:val="0"/>
      <w:marRight w:val="0"/>
      <w:marTop w:val="0"/>
      <w:marBottom w:val="0"/>
      <w:divBdr>
        <w:top w:val="none" w:sz="0" w:space="0" w:color="auto"/>
        <w:left w:val="none" w:sz="0" w:space="0" w:color="auto"/>
        <w:bottom w:val="none" w:sz="0" w:space="0" w:color="auto"/>
        <w:right w:val="none" w:sz="0" w:space="0" w:color="auto"/>
      </w:divBdr>
      <w:divsChild>
        <w:div w:id="717706263">
          <w:marLeft w:val="0"/>
          <w:marRight w:val="0"/>
          <w:marTop w:val="0"/>
          <w:marBottom w:val="0"/>
          <w:divBdr>
            <w:top w:val="none" w:sz="0" w:space="0" w:color="auto"/>
            <w:left w:val="none" w:sz="0" w:space="0" w:color="auto"/>
            <w:bottom w:val="none" w:sz="0" w:space="0" w:color="auto"/>
            <w:right w:val="none" w:sz="0" w:space="0" w:color="auto"/>
          </w:divBdr>
          <w:divsChild>
            <w:div w:id="181876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5998">
      <w:bodyDiv w:val="1"/>
      <w:marLeft w:val="0"/>
      <w:marRight w:val="0"/>
      <w:marTop w:val="0"/>
      <w:marBottom w:val="0"/>
      <w:divBdr>
        <w:top w:val="none" w:sz="0" w:space="0" w:color="auto"/>
        <w:left w:val="none" w:sz="0" w:space="0" w:color="auto"/>
        <w:bottom w:val="none" w:sz="0" w:space="0" w:color="auto"/>
        <w:right w:val="none" w:sz="0" w:space="0" w:color="auto"/>
      </w:divBdr>
    </w:div>
    <w:div w:id="331612395">
      <w:bodyDiv w:val="1"/>
      <w:marLeft w:val="0"/>
      <w:marRight w:val="0"/>
      <w:marTop w:val="0"/>
      <w:marBottom w:val="0"/>
      <w:divBdr>
        <w:top w:val="none" w:sz="0" w:space="0" w:color="auto"/>
        <w:left w:val="none" w:sz="0" w:space="0" w:color="auto"/>
        <w:bottom w:val="none" w:sz="0" w:space="0" w:color="auto"/>
        <w:right w:val="none" w:sz="0" w:space="0" w:color="auto"/>
      </w:divBdr>
      <w:divsChild>
        <w:div w:id="1347440052">
          <w:marLeft w:val="0"/>
          <w:marRight w:val="0"/>
          <w:marTop w:val="0"/>
          <w:marBottom w:val="0"/>
          <w:divBdr>
            <w:top w:val="none" w:sz="0" w:space="0" w:color="auto"/>
            <w:left w:val="none" w:sz="0" w:space="0" w:color="auto"/>
            <w:bottom w:val="none" w:sz="0" w:space="0" w:color="auto"/>
            <w:right w:val="none" w:sz="0" w:space="0" w:color="auto"/>
          </w:divBdr>
          <w:divsChild>
            <w:div w:id="13241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67208">
      <w:bodyDiv w:val="1"/>
      <w:marLeft w:val="0"/>
      <w:marRight w:val="0"/>
      <w:marTop w:val="0"/>
      <w:marBottom w:val="0"/>
      <w:divBdr>
        <w:top w:val="none" w:sz="0" w:space="0" w:color="auto"/>
        <w:left w:val="none" w:sz="0" w:space="0" w:color="auto"/>
        <w:bottom w:val="none" w:sz="0" w:space="0" w:color="auto"/>
        <w:right w:val="none" w:sz="0" w:space="0" w:color="auto"/>
      </w:divBdr>
      <w:divsChild>
        <w:div w:id="1814832608">
          <w:marLeft w:val="0"/>
          <w:marRight w:val="0"/>
          <w:marTop w:val="0"/>
          <w:marBottom w:val="0"/>
          <w:divBdr>
            <w:top w:val="none" w:sz="0" w:space="0" w:color="auto"/>
            <w:left w:val="none" w:sz="0" w:space="0" w:color="auto"/>
            <w:bottom w:val="none" w:sz="0" w:space="0" w:color="auto"/>
            <w:right w:val="none" w:sz="0" w:space="0" w:color="auto"/>
          </w:divBdr>
          <w:divsChild>
            <w:div w:id="1041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7500">
      <w:bodyDiv w:val="1"/>
      <w:marLeft w:val="0"/>
      <w:marRight w:val="0"/>
      <w:marTop w:val="0"/>
      <w:marBottom w:val="0"/>
      <w:divBdr>
        <w:top w:val="none" w:sz="0" w:space="0" w:color="auto"/>
        <w:left w:val="none" w:sz="0" w:space="0" w:color="auto"/>
        <w:bottom w:val="none" w:sz="0" w:space="0" w:color="auto"/>
        <w:right w:val="none" w:sz="0" w:space="0" w:color="auto"/>
      </w:divBdr>
      <w:divsChild>
        <w:div w:id="1632780493">
          <w:marLeft w:val="0"/>
          <w:marRight w:val="0"/>
          <w:marTop w:val="0"/>
          <w:marBottom w:val="0"/>
          <w:divBdr>
            <w:top w:val="none" w:sz="0" w:space="0" w:color="auto"/>
            <w:left w:val="none" w:sz="0" w:space="0" w:color="auto"/>
            <w:bottom w:val="none" w:sz="0" w:space="0" w:color="auto"/>
            <w:right w:val="none" w:sz="0" w:space="0" w:color="auto"/>
          </w:divBdr>
          <w:divsChild>
            <w:div w:id="1036277167">
              <w:marLeft w:val="0"/>
              <w:marRight w:val="0"/>
              <w:marTop w:val="0"/>
              <w:marBottom w:val="0"/>
              <w:divBdr>
                <w:top w:val="none" w:sz="0" w:space="0" w:color="auto"/>
                <w:left w:val="none" w:sz="0" w:space="0" w:color="auto"/>
                <w:bottom w:val="none" w:sz="0" w:space="0" w:color="auto"/>
                <w:right w:val="none" w:sz="0" w:space="0" w:color="auto"/>
              </w:divBdr>
            </w:div>
            <w:div w:id="817919614">
              <w:marLeft w:val="0"/>
              <w:marRight w:val="0"/>
              <w:marTop w:val="0"/>
              <w:marBottom w:val="0"/>
              <w:divBdr>
                <w:top w:val="none" w:sz="0" w:space="0" w:color="auto"/>
                <w:left w:val="none" w:sz="0" w:space="0" w:color="auto"/>
                <w:bottom w:val="none" w:sz="0" w:space="0" w:color="auto"/>
                <w:right w:val="none" w:sz="0" w:space="0" w:color="auto"/>
              </w:divBdr>
            </w:div>
            <w:div w:id="173882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599426">
      <w:bodyDiv w:val="1"/>
      <w:marLeft w:val="0"/>
      <w:marRight w:val="0"/>
      <w:marTop w:val="0"/>
      <w:marBottom w:val="0"/>
      <w:divBdr>
        <w:top w:val="none" w:sz="0" w:space="0" w:color="auto"/>
        <w:left w:val="none" w:sz="0" w:space="0" w:color="auto"/>
        <w:bottom w:val="none" w:sz="0" w:space="0" w:color="auto"/>
        <w:right w:val="none" w:sz="0" w:space="0" w:color="auto"/>
      </w:divBdr>
      <w:divsChild>
        <w:div w:id="515506940">
          <w:marLeft w:val="0"/>
          <w:marRight w:val="0"/>
          <w:marTop w:val="0"/>
          <w:marBottom w:val="0"/>
          <w:divBdr>
            <w:top w:val="none" w:sz="0" w:space="0" w:color="auto"/>
            <w:left w:val="none" w:sz="0" w:space="0" w:color="auto"/>
            <w:bottom w:val="none" w:sz="0" w:space="0" w:color="auto"/>
            <w:right w:val="none" w:sz="0" w:space="0" w:color="auto"/>
          </w:divBdr>
          <w:divsChild>
            <w:div w:id="15937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9893">
      <w:bodyDiv w:val="1"/>
      <w:marLeft w:val="0"/>
      <w:marRight w:val="0"/>
      <w:marTop w:val="0"/>
      <w:marBottom w:val="0"/>
      <w:divBdr>
        <w:top w:val="none" w:sz="0" w:space="0" w:color="auto"/>
        <w:left w:val="none" w:sz="0" w:space="0" w:color="auto"/>
        <w:bottom w:val="none" w:sz="0" w:space="0" w:color="auto"/>
        <w:right w:val="none" w:sz="0" w:space="0" w:color="auto"/>
      </w:divBdr>
      <w:divsChild>
        <w:div w:id="573054034">
          <w:marLeft w:val="0"/>
          <w:marRight w:val="0"/>
          <w:marTop w:val="0"/>
          <w:marBottom w:val="0"/>
          <w:divBdr>
            <w:top w:val="none" w:sz="0" w:space="0" w:color="auto"/>
            <w:left w:val="none" w:sz="0" w:space="0" w:color="auto"/>
            <w:bottom w:val="none" w:sz="0" w:space="0" w:color="auto"/>
            <w:right w:val="none" w:sz="0" w:space="0" w:color="auto"/>
          </w:divBdr>
          <w:divsChild>
            <w:div w:id="18539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5140">
      <w:bodyDiv w:val="1"/>
      <w:marLeft w:val="0"/>
      <w:marRight w:val="0"/>
      <w:marTop w:val="0"/>
      <w:marBottom w:val="0"/>
      <w:divBdr>
        <w:top w:val="none" w:sz="0" w:space="0" w:color="auto"/>
        <w:left w:val="none" w:sz="0" w:space="0" w:color="auto"/>
        <w:bottom w:val="none" w:sz="0" w:space="0" w:color="auto"/>
        <w:right w:val="none" w:sz="0" w:space="0" w:color="auto"/>
      </w:divBdr>
      <w:divsChild>
        <w:div w:id="804472761">
          <w:marLeft w:val="0"/>
          <w:marRight w:val="0"/>
          <w:marTop w:val="0"/>
          <w:marBottom w:val="0"/>
          <w:divBdr>
            <w:top w:val="none" w:sz="0" w:space="0" w:color="auto"/>
            <w:left w:val="none" w:sz="0" w:space="0" w:color="auto"/>
            <w:bottom w:val="none" w:sz="0" w:space="0" w:color="auto"/>
            <w:right w:val="none" w:sz="0" w:space="0" w:color="auto"/>
          </w:divBdr>
          <w:divsChild>
            <w:div w:id="16615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0582">
      <w:bodyDiv w:val="1"/>
      <w:marLeft w:val="0"/>
      <w:marRight w:val="0"/>
      <w:marTop w:val="0"/>
      <w:marBottom w:val="0"/>
      <w:divBdr>
        <w:top w:val="none" w:sz="0" w:space="0" w:color="auto"/>
        <w:left w:val="none" w:sz="0" w:space="0" w:color="auto"/>
        <w:bottom w:val="none" w:sz="0" w:space="0" w:color="auto"/>
        <w:right w:val="none" w:sz="0" w:space="0" w:color="auto"/>
      </w:divBdr>
      <w:divsChild>
        <w:div w:id="1633443957">
          <w:marLeft w:val="0"/>
          <w:marRight w:val="0"/>
          <w:marTop w:val="0"/>
          <w:marBottom w:val="0"/>
          <w:divBdr>
            <w:top w:val="none" w:sz="0" w:space="0" w:color="auto"/>
            <w:left w:val="none" w:sz="0" w:space="0" w:color="auto"/>
            <w:bottom w:val="none" w:sz="0" w:space="0" w:color="auto"/>
            <w:right w:val="none" w:sz="0" w:space="0" w:color="auto"/>
          </w:divBdr>
          <w:divsChild>
            <w:div w:id="118636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32518">
      <w:bodyDiv w:val="1"/>
      <w:marLeft w:val="0"/>
      <w:marRight w:val="0"/>
      <w:marTop w:val="0"/>
      <w:marBottom w:val="0"/>
      <w:divBdr>
        <w:top w:val="none" w:sz="0" w:space="0" w:color="auto"/>
        <w:left w:val="none" w:sz="0" w:space="0" w:color="auto"/>
        <w:bottom w:val="none" w:sz="0" w:space="0" w:color="auto"/>
        <w:right w:val="none" w:sz="0" w:space="0" w:color="auto"/>
      </w:divBdr>
      <w:divsChild>
        <w:div w:id="697005739">
          <w:marLeft w:val="0"/>
          <w:marRight w:val="0"/>
          <w:marTop w:val="0"/>
          <w:marBottom w:val="0"/>
          <w:divBdr>
            <w:top w:val="none" w:sz="0" w:space="0" w:color="auto"/>
            <w:left w:val="none" w:sz="0" w:space="0" w:color="auto"/>
            <w:bottom w:val="none" w:sz="0" w:space="0" w:color="auto"/>
            <w:right w:val="none" w:sz="0" w:space="0" w:color="auto"/>
          </w:divBdr>
          <w:divsChild>
            <w:div w:id="630479208">
              <w:marLeft w:val="0"/>
              <w:marRight w:val="0"/>
              <w:marTop w:val="0"/>
              <w:marBottom w:val="0"/>
              <w:divBdr>
                <w:top w:val="none" w:sz="0" w:space="0" w:color="auto"/>
                <w:left w:val="none" w:sz="0" w:space="0" w:color="auto"/>
                <w:bottom w:val="none" w:sz="0" w:space="0" w:color="auto"/>
                <w:right w:val="none" w:sz="0" w:space="0" w:color="auto"/>
              </w:divBdr>
            </w:div>
            <w:div w:id="458112210">
              <w:marLeft w:val="0"/>
              <w:marRight w:val="0"/>
              <w:marTop w:val="0"/>
              <w:marBottom w:val="0"/>
              <w:divBdr>
                <w:top w:val="none" w:sz="0" w:space="0" w:color="auto"/>
                <w:left w:val="none" w:sz="0" w:space="0" w:color="auto"/>
                <w:bottom w:val="none" w:sz="0" w:space="0" w:color="auto"/>
                <w:right w:val="none" w:sz="0" w:space="0" w:color="auto"/>
              </w:divBdr>
            </w:div>
            <w:div w:id="1449817277">
              <w:marLeft w:val="0"/>
              <w:marRight w:val="0"/>
              <w:marTop w:val="0"/>
              <w:marBottom w:val="0"/>
              <w:divBdr>
                <w:top w:val="none" w:sz="0" w:space="0" w:color="auto"/>
                <w:left w:val="none" w:sz="0" w:space="0" w:color="auto"/>
                <w:bottom w:val="none" w:sz="0" w:space="0" w:color="auto"/>
                <w:right w:val="none" w:sz="0" w:space="0" w:color="auto"/>
              </w:divBdr>
            </w:div>
            <w:div w:id="419108910">
              <w:marLeft w:val="0"/>
              <w:marRight w:val="0"/>
              <w:marTop w:val="0"/>
              <w:marBottom w:val="0"/>
              <w:divBdr>
                <w:top w:val="none" w:sz="0" w:space="0" w:color="auto"/>
                <w:left w:val="none" w:sz="0" w:space="0" w:color="auto"/>
                <w:bottom w:val="none" w:sz="0" w:space="0" w:color="auto"/>
                <w:right w:val="none" w:sz="0" w:space="0" w:color="auto"/>
              </w:divBdr>
            </w:div>
            <w:div w:id="7673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5137">
      <w:bodyDiv w:val="1"/>
      <w:marLeft w:val="0"/>
      <w:marRight w:val="0"/>
      <w:marTop w:val="0"/>
      <w:marBottom w:val="0"/>
      <w:divBdr>
        <w:top w:val="none" w:sz="0" w:space="0" w:color="auto"/>
        <w:left w:val="none" w:sz="0" w:space="0" w:color="auto"/>
        <w:bottom w:val="none" w:sz="0" w:space="0" w:color="auto"/>
        <w:right w:val="none" w:sz="0" w:space="0" w:color="auto"/>
      </w:divBdr>
      <w:divsChild>
        <w:div w:id="1509901301">
          <w:marLeft w:val="0"/>
          <w:marRight w:val="0"/>
          <w:marTop w:val="0"/>
          <w:marBottom w:val="0"/>
          <w:divBdr>
            <w:top w:val="none" w:sz="0" w:space="0" w:color="auto"/>
            <w:left w:val="none" w:sz="0" w:space="0" w:color="auto"/>
            <w:bottom w:val="none" w:sz="0" w:space="0" w:color="auto"/>
            <w:right w:val="none" w:sz="0" w:space="0" w:color="auto"/>
          </w:divBdr>
          <w:divsChild>
            <w:div w:id="1161896284">
              <w:marLeft w:val="0"/>
              <w:marRight w:val="0"/>
              <w:marTop w:val="0"/>
              <w:marBottom w:val="0"/>
              <w:divBdr>
                <w:top w:val="none" w:sz="0" w:space="0" w:color="auto"/>
                <w:left w:val="none" w:sz="0" w:space="0" w:color="auto"/>
                <w:bottom w:val="none" w:sz="0" w:space="0" w:color="auto"/>
                <w:right w:val="none" w:sz="0" w:space="0" w:color="auto"/>
              </w:divBdr>
            </w:div>
            <w:div w:id="1616211586">
              <w:marLeft w:val="0"/>
              <w:marRight w:val="0"/>
              <w:marTop w:val="0"/>
              <w:marBottom w:val="0"/>
              <w:divBdr>
                <w:top w:val="none" w:sz="0" w:space="0" w:color="auto"/>
                <w:left w:val="none" w:sz="0" w:space="0" w:color="auto"/>
                <w:bottom w:val="none" w:sz="0" w:space="0" w:color="auto"/>
                <w:right w:val="none" w:sz="0" w:space="0" w:color="auto"/>
              </w:divBdr>
            </w:div>
            <w:div w:id="70340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3353">
      <w:bodyDiv w:val="1"/>
      <w:marLeft w:val="0"/>
      <w:marRight w:val="0"/>
      <w:marTop w:val="0"/>
      <w:marBottom w:val="0"/>
      <w:divBdr>
        <w:top w:val="none" w:sz="0" w:space="0" w:color="auto"/>
        <w:left w:val="none" w:sz="0" w:space="0" w:color="auto"/>
        <w:bottom w:val="none" w:sz="0" w:space="0" w:color="auto"/>
        <w:right w:val="none" w:sz="0" w:space="0" w:color="auto"/>
      </w:divBdr>
      <w:divsChild>
        <w:div w:id="45106862">
          <w:marLeft w:val="0"/>
          <w:marRight w:val="0"/>
          <w:marTop w:val="0"/>
          <w:marBottom w:val="0"/>
          <w:divBdr>
            <w:top w:val="none" w:sz="0" w:space="0" w:color="auto"/>
            <w:left w:val="none" w:sz="0" w:space="0" w:color="auto"/>
            <w:bottom w:val="none" w:sz="0" w:space="0" w:color="auto"/>
            <w:right w:val="none" w:sz="0" w:space="0" w:color="auto"/>
          </w:divBdr>
          <w:divsChild>
            <w:div w:id="3804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701103">
      <w:bodyDiv w:val="1"/>
      <w:marLeft w:val="0"/>
      <w:marRight w:val="0"/>
      <w:marTop w:val="0"/>
      <w:marBottom w:val="0"/>
      <w:divBdr>
        <w:top w:val="none" w:sz="0" w:space="0" w:color="auto"/>
        <w:left w:val="none" w:sz="0" w:space="0" w:color="auto"/>
        <w:bottom w:val="none" w:sz="0" w:space="0" w:color="auto"/>
        <w:right w:val="none" w:sz="0" w:space="0" w:color="auto"/>
      </w:divBdr>
      <w:divsChild>
        <w:div w:id="556864287">
          <w:marLeft w:val="0"/>
          <w:marRight w:val="0"/>
          <w:marTop w:val="0"/>
          <w:marBottom w:val="0"/>
          <w:divBdr>
            <w:top w:val="none" w:sz="0" w:space="0" w:color="auto"/>
            <w:left w:val="none" w:sz="0" w:space="0" w:color="auto"/>
            <w:bottom w:val="none" w:sz="0" w:space="0" w:color="auto"/>
            <w:right w:val="none" w:sz="0" w:space="0" w:color="auto"/>
          </w:divBdr>
          <w:divsChild>
            <w:div w:id="1414274473">
              <w:marLeft w:val="0"/>
              <w:marRight w:val="0"/>
              <w:marTop w:val="0"/>
              <w:marBottom w:val="0"/>
              <w:divBdr>
                <w:top w:val="none" w:sz="0" w:space="0" w:color="auto"/>
                <w:left w:val="none" w:sz="0" w:space="0" w:color="auto"/>
                <w:bottom w:val="none" w:sz="0" w:space="0" w:color="auto"/>
                <w:right w:val="none" w:sz="0" w:space="0" w:color="auto"/>
              </w:divBdr>
            </w:div>
            <w:div w:id="1936088708">
              <w:marLeft w:val="0"/>
              <w:marRight w:val="0"/>
              <w:marTop w:val="0"/>
              <w:marBottom w:val="0"/>
              <w:divBdr>
                <w:top w:val="none" w:sz="0" w:space="0" w:color="auto"/>
                <w:left w:val="none" w:sz="0" w:space="0" w:color="auto"/>
                <w:bottom w:val="none" w:sz="0" w:space="0" w:color="auto"/>
                <w:right w:val="none" w:sz="0" w:space="0" w:color="auto"/>
              </w:divBdr>
            </w:div>
            <w:div w:id="2675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8858">
      <w:bodyDiv w:val="1"/>
      <w:marLeft w:val="0"/>
      <w:marRight w:val="0"/>
      <w:marTop w:val="0"/>
      <w:marBottom w:val="0"/>
      <w:divBdr>
        <w:top w:val="none" w:sz="0" w:space="0" w:color="auto"/>
        <w:left w:val="none" w:sz="0" w:space="0" w:color="auto"/>
        <w:bottom w:val="none" w:sz="0" w:space="0" w:color="auto"/>
        <w:right w:val="none" w:sz="0" w:space="0" w:color="auto"/>
      </w:divBdr>
      <w:divsChild>
        <w:div w:id="1149590568">
          <w:marLeft w:val="0"/>
          <w:marRight w:val="0"/>
          <w:marTop w:val="0"/>
          <w:marBottom w:val="0"/>
          <w:divBdr>
            <w:top w:val="none" w:sz="0" w:space="0" w:color="auto"/>
            <w:left w:val="none" w:sz="0" w:space="0" w:color="auto"/>
            <w:bottom w:val="none" w:sz="0" w:space="0" w:color="auto"/>
            <w:right w:val="none" w:sz="0" w:space="0" w:color="auto"/>
          </w:divBdr>
          <w:divsChild>
            <w:div w:id="1425833915">
              <w:marLeft w:val="0"/>
              <w:marRight w:val="0"/>
              <w:marTop w:val="0"/>
              <w:marBottom w:val="0"/>
              <w:divBdr>
                <w:top w:val="none" w:sz="0" w:space="0" w:color="auto"/>
                <w:left w:val="none" w:sz="0" w:space="0" w:color="auto"/>
                <w:bottom w:val="none" w:sz="0" w:space="0" w:color="auto"/>
                <w:right w:val="none" w:sz="0" w:space="0" w:color="auto"/>
              </w:divBdr>
            </w:div>
            <w:div w:id="133144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1152">
      <w:bodyDiv w:val="1"/>
      <w:marLeft w:val="0"/>
      <w:marRight w:val="0"/>
      <w:marTop w:val="0"/>
      <w:marBottom w:val="0"/>
      <w:divBdr>
        <w:top w:val="none" w:sz="0" w:space="0" w:color="auto"/>
        <w:left w:val="none" w:sz="0" w:space="0" w:color="auto"/>
        <w:bottom w:val="none" w:sz="0" w:space="0" w:color="auto"/>
        <w:right w:val="none" w:sz="0" w:space="0" w:color="auto"/>
      </w:divBdr>
      <w:divsChild>
        <w:div w:id="1809400687">
          <w:marLeft w:val="0"/>
          <w:marRight w:val="0"/>
          <w:marTop w:val="0"/>
          <w:marBottom w:val="0"/>
          <w:divBdr>
            <w:top w:val="none" w:sz="0" w:space="0" w:color="auto"/>
            <w:left w:val="none" w:sz="0" w:space="0" w:color="auto"/>
            <w:bottom w:val="none" w:sz="0" w:space="0" w:color="auto"/>
            <w:right w:val="none" w:sz="0" w:space="0" w:color="auto"/>
          </w:divBdr>
          <w:divsChild>
            <w:div w:id="54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5996">
      <w:bodyDiv w:val="1"/>
      <w:marLeft w:val="0"/>
      <w:marRight w:val="0"/>
      <w:marTop w:val="0"/>
      <w:marBottom w:val="0"/>
      <w:divBdr>
        <w:top w:val="none" w:sz="0" w:space="0" w:color="auto"/>
        <w:left w:val="none" w:sz="0" w:space="0" w:color="auto"/>
        <w:bottom w:val="none" w:sz="0" w:space="0" w:color="auto"/>
        <w:right w:val="none" w:sz="0" w:space="0" w:color="auto"/>
      </w:divBdr>
      <w:divsChild>
        <w:div w:id="1295059366">
          <w:marLeft w:val="0"/>
          <w:marRight w:val="0"/>
          <w:marTop w:val="0"/>
          <w:marBottom w:val="0"/>
          <w:divBdr>
            <w:top w:val="none" w:sz="0" w:space="0" w:color="auto"/>
            <w:left w:val="none" w:sz="0" w:space="0" w:color="auto"/>
            <w:bottom w:val="none" w:sz="0" w:space="0" w:color="auto"/>
            <w:right w:val="none" w:sz="0" w:space="0" w:color="auto"/>
          </w:divBdr>
          <w:divsChild>
            <w:div w:id="4018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70824">
      <w:bodyDiv w:val="1"/>
      <w:marLeft w:val="0"/>
      <w:marRight w:val="0"/>
      <w:marTop w:val="0"/>
      <w:marBottom w:val="0"/>
      <w:divBdr>
        <w:top w:val="none" w:sz="0" w:space="0" w:color="auto"/>
        <w:left w:val="none" w:sz="0" w:space="0" w:color="auto"/>
        <w:bottom w:val="none" w:sz="0" w:space="0" w:color="auto"/>
        <w:right w:val="none" w:sz="0" w:space="0" w:color="auto"/>
      </w:divBdr>
      <w:divsChild>
        <w:div w:id="1957635449">
          <w:marLeft w:val="0"/>
          <w:marRight w:val="0"/>
          <w:marTop w:val="0"/>
          <w:marBottom w:val="0"/>
          <w:divBdr>
            <w:top w:val="none" w:sz="0" w:space="0" w:color="auto"/>
            <w:left w:val="none" w:sz="0" w:space="0" w:color="auto"/>
            <w:bottom w:val="none" w:sz="0" w:space="0" w:color="auto"/>
            <w:right w:val="none" w:sz="0" w:space="0" w:color="auto"/>
          </w:divBdr>
          <w:divsChild>
            <w:div w:id="939683384">
              <w:marLeft w:val="0"/>
              <w:marRight w:val="0"/>
              <w:marTop w:val="0"/>
              <w:marBottom w:val="0"/>
              <w:divBdr>
                <w:top w:val="none" w:sz="0" w:space="0" w:color="auto"/>
                <w:left w:val="none" w:sz="0" w:space="0" w:color="auto"/>
                <w:bottom w:val="none" w:sz="0" w:space="0" w:color="auto"/>
                <w:right w:val="none" w:sz="0" w:space="0" w:color="auto"/>
              </w:divBdr>
            </w:div>
            <w:div w:id="3602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1939">
      <w:bodyDiv w:val="1"/>
      <w:marLeft w:val="0"/>
      <w:marRight w:val="0"/>
      <w:marTop w:val="0"/>
      <w:marBottom w:val="0"/>
      <w:divBdr>
        <w:top w:val="none" w:sz="0" w:space="0" w:color="auto"/>
        <w:left w:val="none" w:sz="0" w:space="0" w:color="auto"/>
        <w:bottom w:val="none" w:sz="0" w:space="0" w:color="auto"/>
        <w:right w:val="none" w:sz="0" w:space="0" w:color="auto"/>
      </w:divBdr>
      <w:divsChild>
        <w:div w:id="510219074">
          <w:marLeft w:val="0"/>
          <w:marRight w:val="0"/>
          <w:marTop w:val="0"/>
          <w:marBottom w:val="0"/>
          <w:divBdr>
            <w:top w:val="none" w:sz="0" w:space="0" w:color="auto"/>
            <w:left w:val="none" w:sz="0" w:space="0" w:color="auto"/>
            <w:bottom w:val="none" w:sz="0" w:space="0" w:color="auto"/>
            <w:right w:val="none" w:sz="0" w:space="0" w:color="auto"/>
          </w:divBdr>
          <w:divsChild>
            <w:div w:id="116111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72518">
      <w:bodyDiv w:val="1"/>
      <w:marLeft w:val="0"/>
      <w:marRight w:val="0"/>
      <w:marTop w:val="0"/>
      <w:marBottom w:val="0"/>
      <w:divBdr>
        <w:top w:val="none" w:sz="0" w:space="0" w:color="auto"/>
        <w:left w:val="none" w:sz="0" w:space="0" w:color="auto"/>
        <w:bottom w:val="none" w:sz="0" w:space="0" w:color="auto"/>
        <w:right w:val="none" w:sz="0" w:space="0" w:color="auto"/>
      </w:divBdr>
    </w:div>
    <w:div w:id="618143120">
      <w:bodyDiv w:val="1"/>
      <w:marLeft w:val="0"/>
      <w:marRight w:val="0"/>
      <w:marTop w:val="0"/>
      <w:marBottom w:val="0"/>
      <w:divBdr>
        <w:top w:val="none" w:sz="0" w:space="0" w:color="auto"/>
        <w:left w:val="none" w:sz="0" w:space="0" w:color="auto"/>
        <w:bottom w:val="none" w:sz="0" w:space="0" w:color="auto"/>
        <w:right w:val="none" w:sz="0" w:space="0" w:color="auto"/>
      </w:divBdr>
      <w:divsChild>
        <w:div w:id="1644965355">
          <w:marLeft w:val="0"/>
          <w:marRight w:val="0"/>
          <w:marTop w:val="0"/>
          <w:marBottom w:val="0"/>
          <w:divBdr>
            <w:top w:val="none" w:sz="0" w:space="0" w:color="auto"/>
            <w:left w:val="none" w:sz="0" w:space="0" w:color="auto"/>
            <w:bottom w:val="none" w:sz="0" w:space="0" w:color="auto"/>
            <w:right w:val="none" w:sz="0" w:space="0" w:color="auto"/>
          </w:divBdr>
          <w:divsChild>
            <w:div w:id="17480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5019">
      <w:bodyDiv w:val="1"/>
      <w:marLeft w:val="0"/>
      <w:marRight w:val="0"/>
      <w:marTop w:val="0"/>
      <w:marBottom w:val="0"/>
      <w:divBdr>
        <w:top w:val="none" w:sz="0" w:space="0" w:color="auto"/>
        <w:left w:val="none" w:sz="0" w:space="0" w:color="auto"/>
        <w:bottom w:val="none" w:sz="0" w:space="0" w:color="auto"/>
        <w:right w:val="none" w:sz="0" w:space="0" w:color="auto"/>
      </w:divBdr>
      <w:divsChild>
        <w:div w:id="1150249315">
          <w:marLeft w:val="0"/>
          <w:marRight w:val="0"/>
          <w:marTop w:val="0"/>
          <w:marBottom w:val="0"/>
          <w:divBdr>
            <w:top w:val="none" w:sz="0" w:space="0" w:color="auto"/>
            <w:left w:val="none" w:sz="0" w:space="0" w:color="auto"/>
            <w:bottom w:val="none" w:sz="0" w:space="0" w:color="auto"/>
            <w:right w:val="none" w:sz="0" w:space="0" w:color="auto"/>
          </w:divBdr>
          <w:divsChild>
            <w:div w:id="1050543737">
              <w:marLeft w:val="0"/>
              <w:marRight w:val="0"/>
              <w:marTop w:val="0"/>
              <w:marBottom w:val="0"/>
              <w:divBdr>
                <w:top w:val="none" w:sz="0" w:space="0" w:color="auto"/>
                <w:left w:val="none" w:sz="0" w:space="0" w:color="auto"/>
                <w:bottom w:val="none" w:sz="0" w:space="0" w:color="auto"/>
                <w:right w:val="none" w:sz="0" w:space="0" w:color="auto"/>
              </w:divBdr>
            </w:div>
            <w:div w:id="177177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8338">
      <w:bodyDiv w:val="1"/>
      <w:marLeft w:val="0"/>
      <w:marRight w:val="0"/>
      <w:marTop w:val="0"/>
      <w:marBottom w:val="0"/>
      <w:divBdr>
        <w:top w:val="none" w:sz="0" w:space="0" w:color="auto"/>
        <w:left w:val="none" w:sz="0" w:space="0" w:color="auto"/>
        <w:bottom w:val="none" w:sz="0" w:space="0" w:color="auto"/>
        <w:right w:val="none" w:sz="0" w:space="0" w:color="auto"/>
      </w:divBdr>
      <w:divsChild>
        <w:div w:id="348456975">
          <w:marLeft w:val="0"/>
          <w:marRight w:val="0"/>
          <w:marTop w:val="0"/>
          <w:marBottom w:val="0"/>
          <w:divBdr>
            <w:top w:val="none" w:sz="0" w:space="0" w:color="auto"/>
            <w:left w:val="none" w:sz="0" w:space="0" w:color="auto"/>
            <w:bottom w:val="none" w:sz="0" w:space="0" w:color="auto"/>
            <w:right w:val="none" w:sz="0" w:space="0" w:color="auto"/>
          </w:divBdr>
          <w:divsChild>
            <w:div w:id="108175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405">
      <w:bodyDiv w:val="1"/>
      <w:marLeft w:val="0"/>
      <w:marRight w:val="0"/>
      <w:marTop w:val="0"/>
      <w:marBottom w:val="0"/>
      <w:divBdr>
        <w:top w:val="none" w:sz="0" w:space="0" w:color="auto"/>
        <w:left w:val="none" w:sz="0" w:space="0" w:color="auto"/>
        <w:bottom w:val="none" w:sz="0" w:space="0" w:color="auto"/>
        <w:right w:val="none" w:sz="0" w:space="0" w:color="auto"/>
      </w:divBdr>
      <w:divsChild>
        <w:div w:id="988361622">
          <w:marLeft w:val="0"/>
          <w:marRight w:val="0"/>
          <w:marTop w:val="0"/>
          <w:marBottom w:val="0"/>
          <w:divBdr>
            <w:top w:val="none" w:sz="0" w:space="0" w:color="auto"/>
            <w:left w:val="none" w:sz="0" w:space="0" w:color="auto"/>
            <w:bottom w:val="none" w:sz="0" w:space="0" w:color="auto"/>
            <w:right w:val="none" w:sz="0" w:space="0" w:color="auto"/>
          </w:divBdr>
          <w:divsChild>
            <w:div w:id="266735833">
              <w:marLeft w:val="0"/>
              <w:marRight w:val="0"/>
              <w:marTop w:val="0"/>
              <w:marBottom w:val="0"/>
              <w:divBdr>
                <w:top w:val="none" w:sz="0" w:space="0" w:color="auto"/>
                <w:left w:val="none" w:sz="0" w:space="0" w:color="auto"/>
                <w:bottom w:val="none" w:sz="0" w:space="0" w:color="auto"/>
                <w:right w:val="none" w:sz="0" w:space="0" w:color="auto"/>
              </w:divBdr>
            </w:div>
            <w:div w:id="17811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3642">
      <w:bodyDiv w:val="1"/>
      <w:marLeft w:val="0"/>
      <w:marRight w:val="0"/>
      <w:marTop w:val="0"/>
      <w:marBottom w:val="0"/>
      <w:divBdr>
        <w:top w:val="none" w:sz="0" w:space="0" w:color="auto"/>
        <w:left w:val="none" w:sz="0" w:space="0" w:color="auto"/>
        <w:bottom w:val="none" w:sz="0" w:space="0" w:color="auto"/>
        <w:right w:val="none" w:sz="0" w:space="0" w:color="auto"/>
      </w:divBdr>
      <w:divsChild>
        <w:div w:id="1525287124">
          <w:marLeft w:val="0"/>
          <w:marRight w:val="0"/>
          <w:marTop w:val="0"/>
          <w:marBottom w:val="0"/>
          <w:divBdr>
            <w:top w:val="none" w:sz="0" w:space="0" w:color="auto"/>
            <w:left w:val="none" w:sz="0" w:space="0" w:color="auto"/>
            <w:bottom w:val="none" w:sz="0" w:space="0" w:color="auto"/>
            <w:right w:val="none" w:sz="0" w:space="0" w:color="auto"/>
          </w:divBdr>
          <w:divsChild>
            <w:div w:id="117114008">
              <w:marLeft w:val="0"/>
              <w:marRight w:val="0"/>
              <w:marTop w:val="0"/>
              <w:marBottom w:val="0"/>
              <w:divBdr>
                <w:top w:val="none" w:sz="0" w:space="0" w:color="auto"/>
                <w:left w:val="none" w:sz="0" w:space="0" w:color="auto"/>
                <w:bottom w:val="none" w:sz="0" w:space="0" w:color="auto"/>
                <w:right w:val="none" w:sz="0" w:space="0" w:color="auto"/>
              </w:divBdr>
            </w:div>
            <w:div w:id="1336687078">
              <w:marLeft w:val="0"/>
              <w:marRight w:val="0"/>
              <w:marTop w:val="0"/>
              <w:marBottom w:val="0"/>
              <w:divBdr>
                <w:top w:val="none" w:sz="0" w:space="0" w:color="auto"/>
                <w:left w:val="none" w:sz="0" w:space="0" w:color="auto"/>
                <w:bottom w:val="none" w:sz="0" w:space="0" w:color="auto"/>
                <w:right w:val="none" w:sz="0" w:space="0" w:color="auto"/>
              </w:divBdr>
            </w:div>
            <w:div w:id="1370495098">
              <w:marLeft w:val="0"/>
              <w:marRight w:val="0"/>
              <w:marTop w:val="0"/>
              <w:marBottom w:val="0"/>
              <w:divBdr>
                <w:top w:val="none" w:sz="0" w:space="0" w:color="auto"/>
                <w:left w:val="none" w:sz="0" w:space="0" w:color="auto"/>
                <w:bottom w:val="none" w:sz="0" w:space="0" w:color="auto"/>
                <w:right w:val="none" w:sz="0" w:space="0" w:color="auto"/>
              </w:divBdr>
            </w:div>
            <w:div w:id="145440011">
              <w:marLeft w:val="0"/>
              <w:marRight w:val="0"/>
              <w:marTop w:val="0"/>
              <w:marBottom w:val="0"/>
              <w:divBdr>
                <w:top w:val="none" w:sz="0" w:space="0" w:color="auto"/>
                <w:left w:val="none" w:sz="0" w:space="0" w:color="auto"/>
                <w:bottom w:val="none" w:sz="0" w:space="0" w:color="auto"/>
                <w:right w:val="none" w:sz="0" w:space="0" w:color="auto"/>
              </w:divBdr>
            </w:div>
            <w:div w:id="1868837261">
              <w:marLeft w:val="0"/>
              <w:marRight w:val="0"/>
              <w:marTop w:val="0"/>
              <w:marBottom w:val="0"/>
              <w:divBdr>
                <w:top w:val="none" w:sz="0" w:space="0" w:color="auto"/>
                <w:left w:val="none" w:sz="0" w:space="0" w:color="auto"/>
                <w:bottom w:val="none" w:sz="0" w:space="0" w:color="auto"/>
                <w:right w:val="none" w:sz="0" w:space="0" w:color="auto"/>
              </w:divBdr>
            </w:div>
            <w:div w:id="2061199832">
              <w:marLeft w:val="0"/>
              <w:marRight w:val="0"/>
              <w:marTop w:val="0"/>
              <w:marBottom w:val="0"/>
              <w:divBdr>
                <w:top w:val="none" w:sz="0" w:space="0" w:color="auto"/>
                <w:left w:val="none" w:sz="0" w:space="0" w:color="auto"/>
                <w:bottom w:val="none" w:sz="0" w:space="0" w:color="auto"/>
                <w:right w:val="none" w:sz="0" w:space="0" w:color="auto"/>
              </w:divBdr>
            </w:div>
            <w:div w:id="715659396">
              <w:marLeft w:val="0"/>
              <w:marRight w:val="0"/>
              <w:marTop w:val="0"/>
              <w:marBottom w:val="0"/>
              <w:divBdr>
                <w:top w:val="none" w:sz="0" w:space="0" w:color="auto"/>
                <w:left w:val="none" w:sz="0" w:space="0" w:color="auto"/>
                <w:bottom w:val="none" w:sz="0" w:space="0" w:color="auto"/>
                <w:right w:val="none" w:sz="0" w:space="0" w:color="auto"/>
              </w:divBdr>
            </w:div>
            <w:div w:id="321813342">
              <w:marLeft w:val="0"/>
              <w:marRight w:val="0"/>
              <w:marTop w:val="0"/>
              <w:marBottom w:val="0"/>
              <w:divBdr>
                <w:top w:val="none" w:sz="0" w:space="0" w:color="auto"/>
                <w:left w:val="none" w:sz="0" w:space="0" w:color="auto"/>
                <w:bottom w:val="none" w:sz="0" w:space="0" w:color="auto"/>
                <w:right w:val="none" w:sz="0" w:space="0" w:color="auto"/>
              </w:divBdr>
            </w:div>
            <w:div w:id="1681085470">
              <w:marLeft w:val="0"/>
              <w:marRight w:val="0"/>
              <w:marTop w:val="0"/>
              <w:marBottom w:val="0"/>
              <w:divBdr>
                <w:top w:val="none" w:sz="0" w:space="0" w:color="auto"/>
                <w:left w:val="none" w:sz="0" w:space="0" w:color="auto"/>
                <w:bottom w:val="none" w:sz="0" w:space="0" w:color="auto"/>
                <w:right w:val="none" w:sz="0" w:space="0" w:color="auto"/>
              </w:divBdr>
            </w:div>
            <w:div w:id="689258802">
              <w:marLeft w:val="0"/>
              <w:marRight w:val="0"/>
              <w:marTop w:val="0"/>
              <w:marBottom w:val="0"/>
              <w:divBdr>
                <w:top w:val="none" w:sz="0" w:space="0" w:color="auto"/>
                <w:left w:val="none" w:sz="0" w:space="0" w:color="auto"/>
                <w:bottom w:val="none" w:sz="0" w:space="0" w:color="auto"/>
                <w:right w:val="none" w:sz="0" w:space="0" w:color="auto"/>
              </w:divBdr>
            </w:div>
            <w:div w:id="1175461474">
              <w:marLeft w:val="0"/>
              <w:marRight w:val="0"/>
              <w:marTop w:val="0"/>
              <w:marBottom w:val="0"/>
              <w:divBdr>
                <w:top w:val="none" w:sz="0" w:space="0" w:color="auto"/>
                <w:left w:val="none" w:sz="0" w:space="0" w:color="auto"/>
                <w:bottom w:val="none" w:sz="0" w:space="0" w:color="auto"/>
                <w:right w:val="none" w:sz="0" w:space="0" w:color="auto"/>
              </w:divBdr>
            </w:div>
            <w:div w:id="807821177">
              <w:marLeft w:val="0"/>
              <w:marRight w:val="0"/>
              <w:marTop w:val="0"/>
              <w:marBottom w:val="0"/>
              <w:divBdr>
                <w:top w:val="none" w:sz="0" w:space="0" w:color="auto"/>
                <w:left w:val="none" w:sz="0" w:space="0" w:color="auto"/>
                <w:bottom w:val="none" w:sz="0" w:space="0" w:color="auto"/>
                <w:right w:val="none" w:sz="0" w:space="0" w:color="auto"/>
              </w:divBdr>
            </w:div>
            <w:div w:id="1288659773">
              <w:marLeft w:val="0"/>
              <w:marRight w:val="0"/>
              <w:marTop w:val="0"/>
              <w:marBottom w:val="0"/>
              <w:divBdr>
                <w:top w:val="none" w:sz="0" w:space="0" w:color="auto"/>
                <w:left w:val="none" w:sz="0" w:space="0" w:color="auto"/>
                <w:bottom w:val="none" w:sz="0" w:space="0" w:color="auto"/>
                <w:right w:val="none" w:sz="0" w:space="0" w:color="auto"/>
              </w:divBdr>
            </w:div>
            <w:div w:id="1004163095">
              <w:marLeft w:val="0"/>
              <w:marRight w:val="0"/>
              <w:marTop w:val="0"/>
              <w:marBottom w:val="0"/>
              <w:divBdr>
                <w:top w:val="none" w:sz="0" w:space="0" w:color="auto"/>
                <w:left w:val="none" w:sz="0" w:space="0" w:color="auto"/>
                <w:bottom w:val="none" w:sz="0" w:space="0" w:color="auto"/>
                <w:right w:val="none" w:sz="0" w:space="0" w:color="auto"/>
              </w:divBdr>
            </w:div>
            <w:div w:id="617488561">
              <w:marLeft w:val="0"/>
              <w:marRight w:val="0"/>
              <w:marTop w:val="0"/>
              <w:marBottom w:val="0"/>
              <w:divBdr>
                <w:top w:val="none" w:sz="0" w:space="0" w:color="auto"/>
                <w:left w:val="none" w:sz="0" w:space="0" w:color="auto"/>
                <w:bottom w:val="none" w:sz="0" w:space="0" w:color="auto"/>
                <w:right w:val="none" w:sz="0" w:space="0" w:color="auto"/>
              </w:divBdr>
            </w:div>
            <w:div w:id="843252528">
              <w:marLeft w:val="0"/>
              <w:marRight w:val="0"/>
              <w:marTop w:val="0"/>
              <w:marBottom w:val="0"/>
              <w:divBdr>
                <w:top w:val="none" w:sz="0" w:space="0" w:color="auto"/>
                <w:left w:val="none" w:sz="0" w:space="0" w:color="auto"/>
                <w:bottom w:val="none" w:sz="0" w:space="0" w:color="auto"/>
                <w:right w:val="none" w:sz="0" w:space="0" w:color="auto"/>
              </w:divBdr>
            </w:div>
            <w:div w:id="1300644297">
              <w:marLeft w:val="0"/>
              <w:marRight w:val="0"/>
              <w:marTop w:val="0"/>
              <w:marBottom w:val="0"/>
              <w:divBdr>
                <w:top w:val="none" w:sz="0" w:space="0" w:color="auto"/>
                <w:left w:val="none" w:sz="0" w:space="0" w:color="auto"/>
                <w:bottom w:val="none" w:sz="0" w:space="0" w:color="auto"/>
                <w:right w:val="none" w:sz="0" w:space="0" w:color="auto"/>
              </w:divBdr>
            </w:div>
            <w:div w:id="1545872228">
              <w:marLeft w:val="0"/>
              <w:marRight w:val="0"/>
              <w:marTop w:val="0"/>
              <w:marBottom w:val="0"/>
              <w:divBdr>
                <w:top w:val="none" w:sz="0" w:space="0" w:color="auto"/>
                <w:left w:val="none" w:sz="0" w:space="0" w:color="auto"/>
                <w:bottom w:val="none" w:sz="0" w:space="0" w:color="auto"/>
                <w:right w:val="none" w:sz="0" w:space="0" w:color="auto"/>
              </w:divBdr>
            </w:div>
            <w:div w:id="1015500196">
              <w:marLeft w:val="0"/>
              <w:marRight w:val="0"/>
              <w:marTop w:val="0"/>
              <w:marBottom w:val="0"/>
              <w:divBdr>
                <w:top w:val="none" w:sz="0" w:space="0" w:color="auto"/>
                <w:left w:val="none" w:sz="0" w:space="0" w:color="auto"/>
                <w:bottom w:val="none" w:sz="0" w:space="0" w:color="auto"/>
                <w:right w:val="none" w:sz="0" w:space="0" w:color="auto"/>
              </w:divBdr>
            </w:div>
            <w:div w:id="634138226">
              <w:marLeft w:val="0"/>
              <w:marRight w:val="0"/>
              <w:marTop w:val="0"/>
              <w:marBottom w:val="0"/>
              <w:divBdr>
                <w:top w:val="none" w:sz="0" w:space="0" w:color="auto"/>
                <w:left w:val="none" w:sz="0" w:space="0" w:color="auto"/>
                <w:bottom w:val="none" w:sz="0" w:space="0" w:color="auto"/>
                <w:right w:val="none" w:sz="0" w:space="0" w:color="auto"/>
              </w:divBdr>
            </w:div>
            <w:div w:id="1475759014">
              <w:marLeft w:val="0"/>
              <w:marRight w:val="0"/>
              <w:marTop w:val="0"/>
              <w:marBottom w:val="0"/>
              <w:divBdr>
                <w:top w:val="none" w:sz="0" w:space="0" w:color="auto"/>
                <w:left w:val="none" w:sz="0" w:space="0" w:color="auto"/>
                <w:bottom w:val="none" w:sz="0" w:space="0" w:color="auto"/>
                <w:right w:val="none" w:sz="0" w:space="0" w:color="auto"/>
              </w:divBdr>
            </w:div>
            <w:div w:id="788282561">
              <w:marLeft w:val="0"/>
              <w:marRight w:val="0"/>
              <w:marTop w:val="0"/>
              <w:marBottom w:val="0"/>
              <w:divBdr>
                <w:top w:val="none" w:sz="0" w:space="0" w:color="auto"/>
                <w:left w:val="none" w:sz="0" w:space="0" w:color="auto"/>
                <w:bottom w:val="none" w:sz="0" w:space="0" w:color="auto"/>
                <w:right w:val="none" w:sz="0" w:space="0" w:color="auto"/>
              </w:divBdr>
            </w:div>
            <w:div w:id="1349286916">
              <w:marLeft w:val="0"/>
              <w:marRight w:val="0"/>
              <w:marTop w:val="0"/>
              <w:marBottom w:val="0"/>
              <w:divBdr>
                <w:top w:val="none" w:sz="0" w:space="0" w:color="auto"/>
                <w:left w:val="none" w:sz="0" w:space="0" w:color="auto"/>
                <w:bottom w:val="none" w:sz="0" w:space="0" w:color="auto"/>
                <w:right w:val="none" w:sz="0" w:space="0" w:color="auto"/>
              </w:divBdr>
            </w:div>
            <w:div w:id="1239174056">
              <w:marLeft w:val="0"/>
              <w:marRight w:val="0"/>
              <w:marTop w:val="0"/>
              <w:marBottom w:val="0"/>
              <w:divBdr>
                <w:top w:val="none" w:sz="0" w:space="0" w:color="auto"/>
                <w:left w:val="none" w:sz="0" w:space="0" w:color="auto"/>
                <w:bottom w:val="none" w:sz="0" w:space="0" w:color="auto"/>
                <w:right w:val="none" w:sz="0" w:space="0" w:color="auto"/>
              </w:divBdr>
            </w:div>
            <w:div w:id="2124105103">
              <w:marLeft w:val="0"/>
              <w:marRight w:val="0"/>
              <w:marTop w:val="0"/>
              <w:marBottom w:val="0"/>
              <w:divBdr>
                <w:top w:val="none" w:sz="0" w:space="0" w:color="auto"/>
                <w:left w:val="none" w:sz="0" w:space="0" w:color="auto"/>
                <w:bottom w:val="none" w:sz="0" w:space="0" w:color="auto"/>
                <w:right w:val="none" w:sz="0" w:space="0" w:color="auto"/>
              </w:divBdr>
            </w:div>
            <w:div w:id="757337072">
              <w:marLeft w:val="0"/>
              <w:marRight w:val="0"/>
              <w:marTop w:val="0"/>
              <w:marBottom w:val="0"/>
              <w:divBdr>
                <w:top w:val="none" w:sz="0" w:space="0" w:color="auto"/>
                <w:left w:val="none" w:sz="0" w:space="0" w:color="auto"/>
                <w:bottom w:val="none" w:sz="0" w:space="0" w:color="auto"/>
                <w:right w:val="none" w:sz="0" w:space="0" w:color="auto"/>
              </w:divBdr>
            </w:div>
            <w:div w:id="256982300">
              <w:marLeft w:val="0"/>
              <w:marRight w:val="0"/>
              <w:marTop w:val="0"/>
              <w:marBottom w:val="0"/>
              <w:divBdr>
                <w:top w:val="none" w:sz="0" w:space="0" w:color="auto"/>
                <w:left w:val="none" w:sz="0" w:space="0" w:color="auto"/>
                <w:bottom w:val="none" w:sz="0" w:space="0" w:color="auto"/>
                <w:right w:val="none" w:sz="0" w:space="0" w:color="auto"/>
              </w:divBdr>
            </w:div>
            <w:div w:id="2002125589">
              <w:marLeft w:val="0"/>
              <w:marRight w:val="0"/>
              <w:marTop w:val="0"/>
              <w:marBottom w:val="0"/>
              <w:divBdr>
                <w:top w:val="none" w:sz="0" w:space="0" w:color="auto"/>
                <w:left w:val="none" w:sz="0" w:space="0" w:color="auto"/>
                <w:bottom w:val="none" w:sz="0" w:space="0" w:color="auto"/>
                <w:right w:val="none" w:sz="0" w:space="0" w:color="auto"/>
              </w:divBdr>
            </w:div>
            <w:div w:id="1396584085">
              <w:marLeft w:val="0"/>
              <w:marRight w:val="0"/>
              <w:marTop w:val="0"/>
              <w:marBottom w:val="0"/>
              <w:divBdr>
                <w:top w:val="none" w:sz="0" w:space="0" w:color="auto"/>
                <w:left w:val="none" w:sz="0" w:space="0" w:color="auto"/>
                <w:bottom w:val="none" w:sz="0" w:space="0" w:color="auto"/>
                <w:right w:val="none" w:sz="0" w:space="0" w:color="auto"/>
              </w:divBdr>
            </w:div>
            <w:div w:id="503714495">
              <w:marLeft w:val="0"/>
              <w:marRight w:val="0"/>
              <w:marTop w:val="0"/>
              <w:marBottom w:val="0"/>
              <w:divBdr>
                <w:top w:val="none" w:sz="0" w:space="0" w:color="auto"/>
                <w:left w:val="none" w:sz="0" w:space="0" w:color="auto"/>
                <w:bottom w:val="none" w:sz="0" w:space="0" w:color="auto"/>
                <w:right w:val="none" w:sz="0" w:space="0" w:color="auto"/>
              </w:divBdr>
            </w:div>
            <w:div w:id="1182553360">
              <w:marLeft w:val="0"/>
              <w:marRight w:val="0"/>
              <w:marTop w:val="0"/>
              <w:marBottom w:val="0"/>
              <w:divBdr>
                <w:top w:val="none" w:sz="0" w:space="0" w:color="auto"/>
                <w:left w:val="none" w:sz="0" w:space="0" w:color="auto"/>
                <w:bottom w:val="none" w:sz="0" w:space="0" w:color="auto"/>
                <w:right w:val="none" w:sz="0" w:space="0" w:color="auto"/>
              </w:divBdr>
            </w:div>
            <w:div w:id="1541018793">
              <w:marLeft w:val="0"/>
              <w:marRight w:val="0"/>
              <w:marTop w:val="0"/>
              <w:marBottom w:val="0"/>
              <w:divBdr>
                <w:top w:val="none" w:sz="0" w:space="0" w:color="auto"/>
                <w:left w:val="none" w:sz="0" w:space="0" w:color="auto"/>
                <w:bottom w:val="none" w:sz="0" w:space="0" w:color="auto"/>
                <w:right w:val="none" w:sz="0" w:space="0" w:color="auto"/>
              </w:divBdr>
            </w:div>
            <w:div w:id="808745135">
              <w:marLeft w:val="0"/>
              <w:marRight w:val="0"/>
              <w:marTop w:val="0"/>
              <w:marBottom w:val="0"/>
              <w:divBdr>
                <w:top w:val="none" w:sz="0" w:space="0" w:color="auto"/>
                <w:left w:val="none" w:sz="0" w:space="0" w:color="auto"/>
                <w:bottom w:val="none" w:sz="0" w:space="0" w:color="auto"/>
                <w:right w:val="none" w:sz="0" w:space="0" w:color="auto"/>
              </w:divBdr>
            </w:div>
            <w:div w:id="2077242867">
              <w:marLeft w:val="0"/>
              <w:marRight w:val="0"/>
              <w:marTop w:val="0"/>
              <w:marBottom w:val="0"/>
              <w:divBdr>
                <w:top w:val="none" w:sz="0" w:space="0" w:color="auto"/>
                <w:left w:val="none" w:sz="0" w:space="0" w:color="auto"/>
                <w:bottom w:val="none" w:sz="0" w:space="0" w:color="auto"/>
                <w:right w:val="none" w:sz="0" w:space="0" w:color="auto"/>
              </w:divBdr>
            </w:div>
            <w:div w:id="808939021">
              <w:marLeft w:val="0"/>
              <w:marRight w:val="0"/>
              <w:marTop w:val="0"/>
              <w:marBottom w:val="0"/>
              <w:divBdr>
                <w:top w:val="none" w:sz="0" w:space="0" w:color="auto"/>
                <w:left w:val="none" w:sz="0" w:space="0" w:color="auto"/>
                <w:bottom w:val="none" w:sz="0" w:space="0" w:color="auto"/>
                <w:right w:val="none" w:sz="0" w:space="0" w:color="auto"/>
              </w:divBdr>
            </w:div>
            <w:div w:id="582491763">
              <w:marLeft w:val="0"/>
              <w:marRight w:val="0"/>
              <w:marTop w:val="0"/>
              <w:marBottom w:val="0"/>
              <w:divBdr>
                <w:top w:val="none" w:sz="0" w:space="0" w:color="auto"/>
                <w:left w:val="none" w:sz="0" w:space="0" w:color="auto"/>
                <w:bottom w:val="none" w:sz="0" w:space="0" w:color="auto"/>
                <w:right w:val="none" w:sz="0" w:space="0" w:color="auto"/>
              </w:divBdr>
            </w:div>
            <w:div w:id="1029183534">
              <w:marLeft w:val="0"/>
              <w:marRight w:val="0"/>
              <w:marTop w:val="0"/>
              <w:marBottom w:val="0"/>
              <w:divBdr>
                <w:top w:val="none" w:sz="0" w:space="0" w:color="auto"/>
                <w:left w:val="none" w:sz="0" w:space="0" w:color="auto"/>
                <w:bottom w:val="none" w:sz="0" w:space="0" w:color="auto"/>
                <w:right w:val="none" w:sz="0" w:space="0" w:color="auto"/>
              </w:divBdr>
            </w:div>
            <w:div w:id="954559358">
              <w:marLeft w:val="0"/>
              <w:marRight w:val="0"/>
              <w:marTop w:val="0"/>
              <w:marBottom w:val="0"/>
              <w:divBdr>
                <w:top w:val="none" w:sz="0" w:space="0" w:color="auto"/>
                <w:left w:val="none" w:sz="0" w:space="0" w:color="auto"/>
                <w:bottom w:val="none" w:sz="0" w:space="0" w:color="auto"/>
                <w:right w:val="none" w:sz="0" w:space="0" w:color="auto"/>
              </w:divBdr>
            </w:div>
            <w:div w:id="1497578169">
              <w:marLeft w:val="0"/>
              <w:marRight w:val="0"/>
              <w:marTop w:val="0"/>
              <w:marBottom w:val="0"/>
              <w:divBdr>
                <w:top w:val="none" w:sz="0" w:space="0" w:color="auto"/>
                <w:left w:val="none" w:sz="0" w:space="0" w:color="auto"/>
                <w:bottom w:val="none" w:sz="0" w:space="0" w:color="auto"/>
                <w:right w:val="none" w:sz="0" w:space="0" w:color="auto"/>
              </w:divBdr>
            </w:div>
            <w:div w:id="1938514092">
              <w:marLeft w:val="0"/>
              <w:marRight w:val="0"/>
              <w:marTop w:val="0"/>
              <w:marBottom w:val="0"/>
              <w:divBdr>
                <w:top w:val="none" w:sz="0" w:space="0" w:color="auto"/>
                <w:left w:val="none" w:sz="0" w:space="0" w:color="auto"/>
                <w:bottom w:val="none" w:sz="0" w:space="0" w:color="auto"/>
                <w:right w:val="none" w:sz="0" w:space="0" w:color="auto"/>
              </w:divBdr>
            </w:div>
            <w:div w:id="1570847939">
              <w:marLeft w:val="0"/>
              <w:marRight w:val="0"/>
              <w:marTop w:val="0"/>
              <w:marBottom w:val="0"/>
              <w:divBdr>
                <w:top w:val="none" w:sz="0" w:space="0" w:color="auto"/>
                <w:left w:val="none" w:sz="0" w:space="0" w:color="auto"/>
                <w:bottom w:val="none" w:sz="0" w:space="0" w:color="auto"/>
                <w:right w:val="none" w:sz="0" w:space="0" w:color="auto"/>
              </w:divBdr>
            </w:div>
            <w:div w:id="197205719">
              <w:marLeft w:val="0"/>
              <w:marRight w:val="0"/>
              <w:marTop w:val="0"/>
              <w:marBottom w:val="0"/>
              <w:divBdr>
                <w:top w:val="none" w:sz="0" w:space="0" w:color="auto"/>
                <w:left w:val="none" w:sz="0" w:space="0" w:color="auto"/>
                <w:bottom w:val="none" w:sz="0" w:space="0" w:color="auto"/>
                <w:right w:val="none" w:sz="0" w:space="0" w:color="auto"/>
              </w:divBdr>
            </w:div>
            <w:div w:id="642657166">
              <w:marLeft w:val="0"/>
              <w:marRight w:val="0"/>
              <w:marTop w:val="0"/>
              <w:marBottom w:val="0"/>
              <w:divBdr>
                <w:top w:val="none" w:sz="0" w:space="0" w:color="auto"/>
                <w:left w:val="none" w:sz="0" w:space="0" w:color="auto"/>
                <w:bottom w:val="none" w:sz="0" w:space="0" w:color="auto"/>
                <w:right w:val="none" w:sz="0" w:space="0" w:color="auto"/>
              </w:divBdr>
            </w:div>
            <w:div w:id="19811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0209">
      <w:bodyDiv w:val="1"/>
      <w:marLeft w:val="0"/>
      <w:marRight w:val="0"/>
      <w:marTop w:val="0"/>
      <w:marBottom w:val="0"/>
      <w:divBdr>
        <w:top w:val="none" w:sz="0" w:space="0" w:color="auto"/>
        <w:left w:val="none" w:sz="0" w:space="0" w:color="auto"/>
        <w:bottom w:val="none" w:sz="0" w:space="0" w:color="auto"/>
        <w:right w:val="none" w:sz="0" w:space="0" w:color="auto"/>
      </w:divBdr>
      <w:divsChild>
        <w:div w:id="969212118">
          <w:marLeft w:val="0"/>
          <w:marRight w:val="0"/>
          <w:marTop w:val="0"/>
          <w:marBottom w:val="0"/>
          <w:divBdr>
            <w:top w:val="none" w:sz="0" w:space="0" w:color="auto"/>
            <w:left w:val="none" w:sz="0" w:space="0" w:color="auto"/>
            <w:bottom w:val="none" w:sz="0" w:space="0" w:color="auto"/>
            <w:right w:val="none" w:sz="0" w:space="0" w:color="auto"/>
          </w:divBdr>
          <w:divsChild>
            <w:div w:id="9628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6340">
      <w:bodyDiv w:val="1"/>
      <w:marLeft w:val="0"/>
      <w:marRight w:val="0"/>
      <w:marTop w:val="0"/>
      <w:marBottom w:val="0"/>
      <w:divBdr>
        <w:top w:val="none" w:sz="0" w:space="0" w:color="auto"/>
        <w:left w:val="none" w:sz="0" w:space="0" w:color="auto"/>
        <w:bottom w:val="none" w:sz="0" w:space="0" w:color="auto"/>
        <w:right w:val="none" w:sz="0" w:space="0" w:color="auto"/>
      </w:divBdr>
      <w:divsChild>
        <w:div w:id="597055955">
          <w:marLeft w:val="0"/>
          <w:marRight w:val="0"/>
          <w:marTop w:val="0"/>
          <w:marBottom w:val="0"/>
          <w:divBdr>
            <w:top w:val="none" w:sz="0" w:space="0" w:color="auto"/>
            <w:left w:val="none" w:sz="0" w:space="0" w:color="auto"/>
            <w:bottom w:val="none" w:sz="0" w:space="0" w:color="auto"/>
            <w:right w:val="none" w:sz="0" w:space="0" w:color="auto"/>
          </w:divBdr>
          <w:divsChild>
            <w:div w:id="1001932333">
              <w:marLeft w:val="0"/>
              <w:marRight w:val="0"/>
              <w:marTop w:val="0"/>
              <w:marBottom w:val="0"/>
              <w:divBdr>
                <w:top w:val="none" w:sz="0" w:space="0" w:color="auto"/>
                <w:left w:val="none" w:sz="0" w:space="0" w:color="auto"/>
                <w:bottom w:val="none" w:sz="0" w:space="0" w:color="auto"/>
                <w:right w:val="none" w:sz="0" w:space="0" w:color="auto"/>
              </w:divBdr>
            </w:div>
            <w:div w:id="150995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07495">
      <w:bodyDiv w:val="1"/>
      <w:marLeft w:val="0"/>
      <w:marRight w:val="0"/>
      <w:marTop w:val="0"/>
      <w:marBottom w:val="0"/>
      <w:divBdr>
        <w:top w:val="none" w:sz="0" w:space="0" w:color="auto"/>
        <w:left w:val="none" w:sz="0" w:space="0" w:color="auto"/>
        <w:bottom w:val="none" w:sz="0" w:space="0" w:color="auto"/>
        <w:right w:val="none" w:sz="0" w:space="0" w:color="auto"/>
      </w:divBdr>
      <w:divsChild>
        <w:div w:id="653607368">
          <w:marLeft w:val="0"/>
          <w:marRight w:val="0"/>
          <w:marTop w:val="0"/>
          <w:marBottom w:val="0"/>
          <w:divBdr>
            <w:top w:val="none" w:sz="0" w:space="0" w:color="auto"/>
            <w:left w:val="none" w:sz="0" w:space="0" w:color="auto"/>
            <w:bottom w:val="none" w:sz="0" w:space="0" w:color="auto"/>
            <w:right w:val="none" w:sz="0" w:space="0" w:color="auto"/>
          </w:divBdr>
          <w:divsChild>
            <w:div w:id="8028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09401">
      <w:bodyDiv w:val="1"/>
      <w:marLeft w:val="0"/>
      <w:marRight w:val="0"/>
      <w:marTop w:val="0"/>
      <w:marBottom w:val="0"/>
      <w:divBdr>
        <w:top w:val="none" w:sz="0" w:space="0" w:color="auto"/>
        <w:left w:val="none" w:sz="0" w:space="0" w:color="auto"/>
        <w:bottom w:val="none" w:sz="0" w:space="0" w:color="auto"/>
        <w:right w:val="none" w:sz="0" w:space="0" w:color="auto"/>
      </w:divBdr>
      <w:divsChild>
        <w:div w:id="256443523">
          <w:marLeft w:val="0"/>
          <w:marRight w:val="0"/>
          <w:marTop w:val="0"/>
          <w:marBottom w:val="0"/>
          <w:divBdr>
            <w:top w:val="none" w:sz="0" w:space="0" w:color="auto"/>
            <w:left w:val="none" w:sz="0" w:space="0" w:color="auto"/>
            <w:bottom w:val="none" w:sz="0" w:space="0" w:color="auto"/>
            <w:right w:val="none" w:sz="0" w:space="0" w:color="auto"/>
          </w:divBdr>
          <w:divsChild>
            <w:div w:id="206663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90388">
      <w:bodyDiv w:val="1"/>
      <w:marLeft w:val="0"/>
      <w:marRight w:val="0"/>
      <w:marTop w:val="0"/>
      <w:marBottom w:val="0"/>
      <w:divBdr>
        <w:top w:val="none" w:sz="0" w:space="0" w:color="auto"/>
        <w:left w:val="none" w:sz="0" w:space="0" w:color="auto"/>
        <w:bottom w:val="none" w:sz="0" w:space="0" w:color="auto"/>
        <w:right w:val="none" w:sz="0" w:space="0" w:color="auto"/>
      </w:divBdr>
      <w:divsChild>
        <w:div w:id="2082633714">
          <w:marLeft w:val="0"/>
          <w:marRight w:val="0"/>
          <w:marTop w:val="0"/>
          <w:marBottom w:val="0"/>
          <w:divBdr>
            <w:top w:val="none" w:sz="0" w:space="0" w:color="auto"/>
            <w:left w:val="none" w:sz="0" w:space="0" w:color="auto"/>
            <w:bottom w:val="none" w:sz="0" w:space="0" w:color="auto"/>
            <w:right w:val="none" w:sz="0" w:space="0" w:color="auto"/>
          </w:divBdr>
          <w:divsChild>
            <w:div w:id="17168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6709">
      <w:bodyDiv w:val="1"/>
      <w:marLeft w:val="0"/>
      <w:marRight w:val="0"/>
      <w:marTop w:val="0"/>
      <w:marBottom w:val="0"/>
      <w:divBdr>
        <w:top w:val="none" w:sz="0" w:space="0" w:color="auto"/>
        <w:left w:val="none" w:sz="0" w:space="0" w:color="auto"/>
        <w:bottom w:val="none" w:sz="0" w:space="0" w:color="auto"/>
        <w:right w:val="none" w:sz="0" w:space="0" w:color="auto"/>
      </w:divBdr>
      <w:divsChild>
        <w:div w:id="432673344">
          <w:marLeft w:val="0"/>
          <w:marRight w:val="0"/>
          <w:marTop w:val="0"/>
          <w:marBottom w:val="0"/>
          <w:divBdr>
            <w:top w:val="none" w:sz="0" w:space="0" w:color="auto"/>
            <w:left w:val="none" w:sz="0" w:space="0" w:color="auto"/>
            <w:bottom w:val="none" w:sz="0" w:space="0" w:color="auto"/>
            <w:right w:val="none" w:sz="0" w:space="0" w:color="auto"/>
          </w:divBdr>
          <w:divsChild>
            <w:div w:id="211158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3141">
      <w:bodyDiv w:val="1"/>
      <w:marLeft w:val="0"/>
      <w:marRight w:val="0"/>
      <w:marTop w:val="0"/>
      <w:marBottom w:val="0"/>
      <w:divBdr>
        <w:top w:val="none" w:sz="0" w:space="0" w:color="auto"/>
        <w:left w:val="none" w:sz="0" w:space="0" w:color="auto"/>
        <w:bottom w:val="none" w:sz="0" w:space="0" w:color="auto"/>
        <w:right w:val="none" w:sz="0" w:space="0" w:color="auto"/>
      </w:divBdr>
      <w:divsChild>
        <w:div w:id="1516115844">
          <w:marLeft w:val="0"/>
          <w:marRight w:val="0"/>
          <w:marTop w:val="0"/>
          <w:marBottom w:val="0"/>
          <w:divBdr>
            <w:top w:val="none" w:sz="0" w:space="0" w:color="auto"/>
            <w:left w:val="none" w:sz="0" w:space="0" w:color="auto"/>
            <w:bottom w:val="none" w:sz="0" w:space="0" w:color="auto"/>
            <w:right w:val="none" w:sz="0" w:space="0" w:color="auto"/>
          </w:divBdr>
          <w:divsChild>
            <w:div w:id="847712816">
              <w:marLeft w:val="0"/>
              <w:marRight w:val="0"/>
              <w:marTop w:val="0"/>
              <w:marBottom w:val="0"/>
              <w:divBdr>
                <w:top w:val="none" w:sz="0" w:space="0" w:color="auto"/>
                <w:left w:val="none" w:sz="0" w:space="0" w:color="auto"/>
                <w:bottom w:val="none" w:sz="0" w:space="0" w:color="auto"/>
                <w:right w:val="none" w:sz="0" w:space="0" w:color="auto"/>
              </w:divBdr>
            </w:div>
            <w:div w:id="10291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91328">
      <w:bodyDiv w:val="1"/>
      <w:marLeft w:val="0"/>
      <w:marRight w:val="0"/>
      <w:marTop w:val="0"/>
      <w:marBottom w:val="0"/>
      <w:divBdr>
        <w:top w:val="none" w:sz="0" w:space="0" w:color="auto"/>
        <w:left w:val="none" w:sz="0" w:space="0" w:color="auto"/>
        <w:bottom w:val="none" w:sz="0" w:space="0" w:color="auto"/>
        <w:right w:val="none" w:sz="0" w:space="0" w:color="auto"/>
      </w:divBdr>
      <w:divsChild>
        <w:div w:id="2086488394">
          <w:marLeft w:val="0"/>
          <w:marRight w:val="0"/>
          <w:marTop w:val="0"/>
          <w:marBottom w:val="0"/>
          <w:divBdr>
            <w:top w:val="none" w:sz="0" w:space="0" w:color="auto"/>
            <w:left w:val="none" w:sz="0" w:space="0" w:color="auto"/>
            <w:bottom w:val="none" w:sz="0" w:space="0" w:color="auto"/>
            <w:right w:val="none" w:sz="0" w:space="0" w:color="auto"/>
          </w:divBdr>
          <w:divsChild>
            <w:div w:id="2067219985">
              <w:marLeft w:val="0"/>
              <w:marRight w:val="0"/>
              <w:marTop w:val="0"/>
              <w:marBottom w:val="0"/>
              <w:divBdr>
                <w:top w:val="none" w:sz="0" w:space="0" w:color="auto"/>
                <w:left w:val="none" w:sz="0" w:space="0" w:color="auto"/>
                <w:bottom w:val="none" w:sz="0" w:space="0" w:color="auto"/>
                <w:right w:val="none" w:sz="0" w:space="0" w:color="auto"/>
              </w:divBdr>
            </w:div>
            <w:div w:id="397410313">
              <w:marLeft w:val="0"/>
              <w:marRight w:val="0"/>
              <w:marTop w:val="0"/>
              <w:marBottom w:val="0"/>
              <w:divBdr>
                <w:top w:val="none" w:sz="0" w:space="0" w:color="auto"/>
                <w:left w:val="none" w:sz="0" w:space="0" w:color="auto"/>
                <w:bottom w:val="none" w:sz="0" w:space="0" w:color="auto"/>
                <w:right w:val="none" w:sz="0" w:space="0" w:color="auto"/>
              </w:divBdr>
            </w:div>
            <w:div w:id="1529441268">
              <w:marLeft w:val="0"/>
              <w:marRight w:val="0"/>
              <w:marTop w:val="0"/>
              <w:marBottom w:val="0"/>
              <w:divBdr>
                <w:top w:val="none" w:sz="0" w:space="0" w:color="auto"/>
                <w:left w:val="none" w:sz="0" w:space="0" w:color="auto"/>
                <w:bottom w:val="none" w:sz="0" w:space="0" w:color="auto"/>
                <w:right w:val="none" w:sz="0" w:space="0" w:color="auto"/>
              </w:divBdr>
            </w:div>
            <w:div w:id="303969746">
              <w:marLeft w:val="0"/>
              <w:marRight w:val="0"/>
              <w:marTop w:val="0"/>
              <w:marBottom w:val="0"/>
              <w:divBdr>
                <w:top w:val="none" w:sz="0" w:space="0" w:color="auto"/>
                <w:left w:val="none" w:sz="0" w:space="0" w:color="auto"/>
                <w:bottom w:val="none" w:sz="0" w:space="0" w:color="auto"/>
                <w:right w:val="none" w:sz="0" w:space="0" w:color="auto"/>
              </w:divBdr>
            </w:div>
            <w:div w:id="10558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7134">
      <w:bodyDiv w:val="1"/>
      <w:marLeft w:val="0"/>
      <w:marRight w:val="0"/>
      <w:marTop w:val="0"/>
      <w:marBottom w:val="0"/>
      <w:divBdr>
        <w:top w:val="none" w:sz="0" w:space="0" w:color="auto"/>
        <w:left w:val="none" w:sz="0" w:space="0" w:color="auto"/>
        <w:bottom w:val="none" w:sz="0" w:space="0" w:color="auto"/>
        <w:right w:val="none" w:sz="0" w:space="0" w:color="auto"/>
      </w:divBdr>
      <w:divsChild>
        <w:div w:id="1224174841">
          <w:marLeft w:val="0"/>
          <w:marRight w:val="0"/>
          <w:marTop w:val="0"/>
          <w:marBottom w:val="0"/>
          <w:divBdr>
            <w:top w:val="none" w:sz="0" w:space="0" w:color="auto"/>
            <w:left w:val="none" w:sz="0" w:space="0" w:color="auto"/>
            <w:bottom w:val="none" w:sz="0" w:space="0" w:color="auto"/>
            <w:right w:val="none" w:sz="0" w:space="0" w:color="auto"/>
          </w:divBdr>
          <w:divsChild>
            <w:div w:id="6669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23604">
      <w:bodyDiv w:val="1"/>
      <w:marLeft w:val="0"/>
      <w:marRight w:val="0"/>
      <w:marTop w:val="0"/>
      <w:marBottom w:val="0"/>
      <w:divBdr>
        <w:top w:val="none" w:sz="0" w:space="0" w:color="auto"/>
        <w:left w:val="none" w:sz="0" w:space="0" w:color="auto"/>
        <w:bottom w:val="none" w:sz="0" w:space="0" w:color="auto"/>
        <w:right w:val="none" w:sz="0" w:space="0" w:color="auto"/>
      </w:divBdr>
      <w:divsChild>
        <w:div w:id="2143955592">
          <w:marLeft w:val="0"/>
          <w:marRight w:val="0"/>
          <w:marTop w:val="0"/>
          <w:marBottom w:val="0"/>
          <w:divBdr>
            <w:top w:val="none" w:sz="0" w:space="0" w:color="auto"/>
            <w:left w:val="none" w:sz="0" w:space="0" w:color="auto"/>
            <w:bottom w:val="none" w:sz="0" w:space="0" w:color="auto"/>
            <w:right w:val="none" w:sz="0" w:space="0" w:color="auto"/>
          </w:divBdr>
          <w:divsChild>
            <w:div w:id="12839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518873">
      <w:bodyDiv w:val="1"/>
      <w:marLeft w:val="0"/>
      <w:marRight w:val="0"/>
      <w:marTop w:val="0"/>
      <w:marBottom w:val="0"/>
      <w:divBdr>
        <w:top w:val="none" w:sz="0" w:space="0" w:color="auto"/>
        <w:left w:val="none" w:sz="0" w:space="0" w:color="auto"/>
        <w:bottom w:val="none" w:sz="0" w:space="0" w:color="auto"/>
        <w:right w:val="none" w:sz="0" w:space="0" w:color="auto"/>
      </w:divBdr>
      <w:divsChild>
        <w:div w:id="487481922">
          <w:marLeft w:val="0"/>
          <w:marRight w:val="0"/>
          <w:marTop w:val="0"/>
          <w:marBottom w:val="0"/>
          <w:divBdr>
            <w:top w:val="none" w:sz="0" w:space="0" w:color="auto"/>
            <w:left w:val="none" w:sz="0" w:space="0" w:color="auto"/>
            <w:bottom w:val="none" w:sz="0" w:space="0" w:color="auto"/>
            <w:right w:val="none" w:sz="0" w:space="0" w:color="auto"/>
          </w:divBdr>
          <w:divsChild>
            <w:div w:id="112442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3458">
      <w:bodyDiv w:val="1"/>
      <w:marLeft w:val="0"/>
      <w:marRight w:val="0"/>
      <w:marTop w:val="0"/>
      <w:marBottom w:val="0"/>
      <w:divBdr>
        <w:top w:val="none" w:sz="0" w:space="0" w:color="auto"/>
        <w:left w:val="none" w:sz="0" w:space="0" w:color="auto"/>
        <w:bottom w:val="none" w:sz="0" w:space="0" w:color="auto"/>
        <w:right w:val="none" w:sz="0" w:space="0" w:color="auto"/>
      </w:divBdr>
      <w:divsChild>
        <w:div w:id="1771242758">
          <w:marLeft w:val="0"/>
          <w:marRight w:val="0"/>
          <w:marTop w:val="0"/>
          <w:marBottom w:val="0"/>
          <w:divBdr>
            <w:top w:val="none" w:sz="0" w:space="0" w:color="auto"/>
            <w:left w:val="none" w:sz="0" w:space="0" w:color="auto"/>
            <w:bottom w:val="none" w:sz="0" w:space="0" w:color="auto"/>
            <w:right w:val="none" w:sz="0" w:space="0" w:color="auto"/>
          </w:divBdr>
          <w:divsChild>
            <w:div w:id="1288316752">
              <w:marLeft w:val="0"/>
              <w:marRight w:val="0"/>
              <w:marTop w:val="0"/>
              <w:marBottom w:val="0"/>
              <w:divBdr>
                <w:top w:val="none" w:sz="0" w:space="0" w:color="auto"/>
                <w:left w:val="none" w:sz="0" w:space="0" w:color="auto"/>
                <w:bottom w:val="none" w:sz="0" w:space="0" w:color="auto"/>
                <w:right w:val="none" w:sz="0" w:space="0" w:color="auto"/>
              </w:divBdr>
            </w:div>
            <w:div w:id="1044258469">
              <w:marLeft w:val="0"/>
              <w:marRight w:val="0"/>
              <w:marTop w:val="0"/>
              <w:marBottom w:val="0"/>
              <w:divBdr>
                <w:top w:val="none" w:sz="0" w:space="0" w:color="auto"/>
                <w:left w:val="none" w:sz="0" w:space="0" w:color="auto"/>
                <w:bottom w:val="none" w:sz="0" w:space="0" w:color="auto"/>
                <w:right w:val="none" w:sz="0" w:space="0" w:color="auto"/>
              </w:divBdr>
            </w:div>
            <w:div w:id="993728690">
              <w:marLeft w:val="0"/>
              <w:marRight w:val="0"/>
              <w:marTop w:val="0"/>
              <w:marBottom w:val="0"/>
              <w:divBdr>
                <w:top w:val="none" w:sz="0" w:space="0" w:color="auto"/>
                <w:left w:val="none" w:sz="0" w:space="0" w:color="auto"/>
                <w:bottom w:val="none" w:sz="0" w:space="0" w:color="auto"/>
                <w:right w:val="none" w:sz="0" w:space="0" w:color="auto"/>
              </w:divBdr>
            </w:div>
            <w:div w:id="2122145197">
              <w:marLeft w:val="0"/>
              <w:marRight w:val="0"/>
              <w:marTop w:val="0"/>
              <w:marBottom w:val="0"/>
              <w:divBdr>
                <w:top w:val="none" w:sz="0" w:space="0" w:color="auto"/>
                <w:left w:val="none" w:sz="0" w:space="0" w:color="auto"/>
                <w:bottom w:val="none" w:sz="0" w:space="0" w:color="auto"/>
                <w:right w:val="none" w:sz="0" w:space="0" w:color="auto"/>
              </w:divBdr>
            </w:div>
            <w:div w:id="1689481543">
              <w:marLeft w:val="0"/>
              <w:marRight w:val="0"/>
              <w:marTop w:val="0"/>
              <w:marBottom w:val="0"/>
              <w:divBdr>
                <w:top w:val="none" w:sz="0" w:space="0" w:color="auto"/>
                <w:left w:val="none" w:sz="0" w:space="0" w:color="auto"/>
                <w:bottom w:val="none" w:sz="0" w:space="0" w:color="auto"/>
                <w:right w:val="none" w:sz="0" w:space="0" w:color="auto"/>
              </w:divBdr>
            </w:div>
            <w:div w:id="1220358054">
              <w:marLeft w:val="0"/>
              <w:marRight w:val="0"/>
              <w:marTop w:val="0"/>
              <w:marBottom w:val="0"/>
              <w:divBdr>
                <w:top w:val="none" w:sz="0" w:space="0" w:color="auto"/>
                <w:left w:val="none" w:sz="0" w:space="0" w:color="auto"/>
                <w:bottom w:val="none" w:sz="0" w:space="0" w:color="auto"/>
                <w:right w:val="none" w:sz="0" w:space="0" w:color="auto"/>
              </w:divBdr>
            </w:div>
            <w:div w:id="152307033">
              <w:marLeft w:val="0"/>
              <w:marRight w:val="0"/>
              <w:marTop w:val="0"/>
              <w:marBottom w:val="0"/>
              <w:divBdr>
                <w:top w:val="none" w:sz="0" w:space="0" w:color="auto"/>
                <w:left w:val="none" w:sz="0" w:space="0" w:color="auto"/>
                <w:bottom w:val="none" w:sz="0" w:space="0" w:color="auto"/>
                <w:right w:val="none" w:sz="0" w:space="0" w:color="auto"/>
              </w:divBdr>
            </w:div>
            <w:div w:id="532302915">
              <w:marLeft w:val="0"/>
              <w:marRight w:val="0"/>
              <w:marTop w:val="0"/>
              <w:marBottom w:val="0"/>
              <w:divBdr>
                <w:top w:val="none" w:sz="0" w:space="0" w:color="auto"/>
                <w:left w:val="none" w:sz="0" w:space="0" w:color="auto"/>
                <w:bottom w:val="none" w:sz="0" w:space="0" w:color="auto"/>
                <w:right w:val="none" w:sz="0" w:space="0" w:color="auto"/>
              </w:divBdr>
            </w:div>
            <w:div w:id="1167592435">
              <w:marLeft w:val="0"/>
              <w:marRight w:val="0"/>
              <w:marTop w:val="0"/>
              <w:marBottom w:val="0"/>
              <w:divBdr>
                <w:top w:val="none" w:sz="0" w:space="0" w:color="auto"/>
                <w:left w:val="none" w:sz="0" w:space="0" w:color="auto"/>
                <w:bottom w:val="none" w:sz="0" w:space="0" w:color="auto"/>
                <w:right w:val="none" w:sz="0" w:space="0" w:color="auto"/>
              </w:divBdr>
            </w:div>
            <w:div w:id="170944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1455">
      <w:bodyDiv w:val="1"/>
      <w:marLeft w:val="0"/>
      <w:marRight w:val="0"/>
      <w:marTop w:val="0"/>
      <w:marBottom w:val="0"/>
      <w:divBdr>
        <w:top w:val="none" w:sz="0" w:space="0" w:color="auto"/>
        <w:left w:val="none" w:sz="0" w:space="0" w:color="auto"/>
        <w:bottom w:val="none" w:sz="0" w:space="0" w:color="auto"/>
        <w:right w:val="none" w:sz="0" w:space="0" w:color="auto"/>
      </w:divBdr>
    </w:div>
    <w:div w:id="927344689">
      <w:bodyDiv w:val="1"/>
      <w:marLeft w:val="0"/>
      <w:marRight w:val="0"/>
      <w:marTop w:val="0"/>
      <w:marBottom w:val="0"/>
      <w:divBdr>
        <w:top w:val="none" w:sz="0" w:space="0" w:color="auto"/>
        <w:left w:val="none" w:sz="0" w:space="0" w:color="auto"/>
        <w:bottom w:val="none" w:sz="0" w:space="0" w:color="auto"/>
        <w:right w:val="none" w:sz="0" w:space="0" w:color="auto"/>
      </w:divBdr>
      <w:divsChild>
        <w:div w:id="646200856">
          <w:marLeft w:val="0"/>
          <w:marRight w:val="0"/>
          <w:marTop w:val="0"/>
          <w:marBottom w:val="0"/>
          <w:divBdr>
            <w:top w:val="none" w:sz="0" w:space="0" w:color="auto"/>
            <w:left w:val="none" w:sz="0" w:space="0" w:color="auto"/>
            <w:bottom w:val="none" w:sz="0" w:space="0" w:color="auto"/>
            <w:right w:val="none" w:sz="0" w:space="0" w:color="auto"/>
          </w:divBdr>
          <w:divsChild>
            <w:div w:id="1550532025">
              <w:marLeft w:val="0"/>
              <w:marRight w:val="0"/>
              <w:marTop w:val="0"/>
              <w:marBottom w:val="0"/>
              <w:divBdr>
                <w:top w:val="none" w:sz="0" w:space="0" w:color="auto"/>
                <w:left w:val="none" w:sz="0" w:space="0" w:color="auto"/>
                <w:bottom w:val="none" w:sz="0" w:space="0" w:color="auto"/>
                <w:right w:val="none" w:sz="0" w:space="0" w:color="auto"/>
              </w:divBdr>
            </w:div>
            <w:div w:id="30350939">
              <w:marLeft w:val="0"/>
              <w:marRight w:val="0"/>
              <w:marTop w:val="0"/>
              <w:marBottom w:val="0"/>
              <w:divBdr>
                <w:top w:val="none" w:sz="0" w:space="0" w:color="auto"/>
                <w:left w:val="none" w:sz="0" w:space="0" w:color="auto"/>
                <w:bottom w:val="none" w:sz="0" w:space="0" w:color="auto"/>
                <w:right w:val="none" w:sz="0" w:space="0" w:color="auto"/>
              </w:divBdr>
            </w:div>
            <w:div w:id="4216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07419">
      <w:bodyDiv w:val="1"/>
      <w:marLeft w:val="0"/>
      <w:marRight w:val="0"/>
      <w:marTop w:val="0"/>
      <w:marBottom w:val="0"/>
      <w:divBdr>
        <w:top w:val="none" w:sz="0" w:space="0" w:color="auto"/>
        <w:left w:val="none" w:sz="0" w:space="0" w:color="auto"/>
        <w:bottom w:val="none" w:sz="0" w:space="0" w:color="auto"/>
        <w:right w:val="none" w:sz="0" w:space="0" w:color="auto"/>
      </w:divBdr>
      <w:divsChild>
        <w:div w:id="909074740">
          <w:marLeft w:val="0"/>
          <w:marRight w:val="0"/>
          <w:marTop w:val="0"/>
          <w:marBottom w:val="0"/>
          <w:divBdr>
            <w:top w:val="none" w:sz="0" w:space="0" w:color="auto"/>
            <w:left w:val="none" w:sz="0" w:space="0" w:color="auto"/>
            <w:bottom w:val="none" w:sz="0" w:space="0" w:color="auto"/>
            <w:right w:val="none" w:sz="0" w:space="0" w:color="auto"/>
          </w:divBdr>
          <w:divsChild>
            <w:div w:id="182998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84347">
      <w:bodyDiv w:val="1"/>
      <w:marLeft w:val="0"/>
      <w:marRight w:val="0"/>
      <w:marTop w:val="0"/>
      <w:marBottom w:val="0"/>
      <w:divBdr>
        <w:top w:val="none" w:sz="0" w:space="0" w:color="auto"/>
        <w:left w:val="none" w:sz="0" w:space="0" w:color="auto"/>
        <w:bottom w:val="none" w:sz="0" w:space="0" w:color="auto"/>
        <w:right w:val="none" w:sz="0" w:space="0" w:color="auto"/>
      </w:divBdr>
      <w:divsChild>
        <w:div w:id="2087068349">
          <w:marLeft w:val="0"/>
          <w:marRight w:val="0"/>
          <w:marTop w:val="0"/>
          <w:marBottom w:val="0"/>
          <w:divBdr>
            <w:top w:val="none" w:sz="0" w:space="0" w:color="auto"/>
            <w:left w:val="none" w:sz="0" w:space="0" w:color="auto"/>
            <w:bottom w:val="none" w:sz="0" w:space="0" w:color="auto"/>
            <w:right w:val="none" w:sz="0" w:space="0" w:color="auto"/>
          </w:divBdr>
          <w:divsChild>
            <w:div w:id="1335064890">
              <w:marLeft w:val="0"/>
              <w:marRight w:val="0"/>
              <w:marTop w:val="0"/>
              <w:marBottom w:val="0"/>
              <w:divBdr>
                <w:top w:val="none" w:sz="0" w:space="0" w:color="auto"/>
                <w:left w:val="none" w:sz="0" w:space="0" w:color="auto"/>
                <w:bottom w:val="none" w:sz="0" w:space="0" w:color="auto"/>
                <w:right w:val="none" w:sz="0" w:space="0" w:color="auto"/>
              </w:divBdr>
            </w:div>
            <w:div w:id="142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4412">
      <w:bodyDiv w:val="1"/>
      <w:marLeft w:val="0"/>
      <w:marRight w:val="0"/>
      <w:marTop w:val="0"/>
      <w:marBottom w:val="0"/>
      <w:divBdr>
        <w:top w:val="none" w:sz="0" w:space="0" w:color="auto"/>
        <w:left w:val="none" w:sz="0" w:space="0" w:color="auto"/>
        <w:bottom w:val="none" w:sz="0" w:space="0" w:color="auto"/>
        <w:right w:val="none" w:sz="0" w:space="0" w:color="auto"/>
      </w:divBdr>
      <w:divsChild>
        <w:div w:id="1772821681">
          <w:marLeft w:val="0"/>
          <w:marRight w:val="0"/>
          <w:marTop w:val="0"/>
          <w:marBottom w:val="0"/>
          <w:divBdr>
            <w:top w:val="none" w:sz="0" w:space="0" w:color="auto"/>
            <w:left w:val="none" w:sz="0" w:space="0" w:color="auto"/>
            <w:bottom w:val="none" w:sz="0" w:space="0" w:color="auto"/>
            <w:right w:val="none" w:sz="0" w:space="0" w:color="auto"/>
          </w:divBdr>
          <w:divsChild>
            <w:div w:id="1424184612">
              <w:marLeft w:val="0"/>
              <w:marRight w:val="0"/>
              <w:marTop w:val="0"/>
              <w:marBottom w:val="0"/>
              <w:divBdr>
                <w:top w:val="none" w:sz="0" w:space="0" w:color="auto"/>
                <w:left w:val="none" w:sz="0" w:space="0" w:color="auto"/>
                <w:bottom w:val="none" w:sz="0" w:space="0" w:color="auto"/>
                <w:right w:val="none" w:sz="0" w:space="0" w:color="auto"/>
              </w:divBdr>
            </w:div>
            <w:div w:id="1933858296">
              <w:marLeft w:val="0"/>
              <w:marRight w:val="0"/>
              <w:marTop w:val="0"/>
              <w:marBottom w:val="0"/>
              <w:divBdr>
                <w:top w:val="none" w:sz="0" w:space="0" w:color="auto"/>
                <w:left w:val="none" w:sz="0" w:space="0" w:color="auto"/>
                <w:bottom w:val="none" w:sz="0" w:space="0" w:color="auto"/>
                <w:right w:val="none" w:sz="0" w:space="0" w:color="auto"/>
              </w:divBdr>
            </w:div>
            <w:div w:id="9086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096">
      <w:bodyDiv w:val="1"/>
      <w:marLeft w:val="0"/>
      <w:marRight w:val="0"/>
      <w:marTop w:val="0"/>
      <w:marBottom w:val="0"/>
      <w:divBdr>
        <w:top w:val="none" w:sz="0" w:space="0" w:color="auto"/>
        <w:left w:val="none" w:sz="0" w:space="0" w:color="auto"/>
        <w:bottom w:val="none" w:sz="0" w:space="0" w:color="auto"/>
        <w:right w:val="none" w:sz="0" w:space="0" w:color="auto"/>
      </w:divBdr>
      <w:divsChild>
        <w:div w:id="1348756775">
          <w:marLeft w:val="0"/>
          <w:marRight w:val="0"/>
          <w:marTop w:val="0"/>
          <w:marBottom w:val="0"/>
          <w:divBdr>
            <w:top w:val="none" w:sz="0" w:space="0" w:color="auto"/>
            <w:left w:val="none" w:sz="0" w:space="0" w:color="auto"/>
            <w:bottom w:val="none" w:sz="0" w:space="0" w:color="auto"/>
            <w:right w:val="none" w:sz="0" w:space="0" w:color="auto"/>
          </w:divBdr>
          <w:divsChild>
            <w:div w:id="12042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09446">
      <w:bodyDiv w:val="1"/>
      <w:marLeft w:val="0"/>
      <w:marRight w:val="0"/>
      <w:marTop w:val="0"/>
      <w:marBottom w:val="0"/>
      <w:divBdr>
        <w:top w:val="none" w:sz="0" w:space="0" w:color="auto"/>
        <w:left w:val="none" w:sz="0" w:space="0" w:color="auto"/>
        <w:bottom w:val="none" w:sz="0" w:space="0" w:color="auto"/>
        <w:right w:val="none" w:sz="0" w:space="0" w:color="auto"/>
      </w:divBdr>
      <w:divsChild>
        <w:div w:id="949238933">
          <w:marLeft w:val="0"/>
          <w:marRight w:val="0"/>
          <w:marTop w:val="0"/>
          <w:marBottom w:val="0"/>
          <w:divBdr>
            <w:top w:val="none" w:sz="0" w:space="0" w:color="auto"/>
            <w:left w:val="none" w:sz="0" w:space="0" w:color="auto"/>
            <w:bottom w:val="none" w:sz="0" w:space="0" w:color="auto"/>
            <w:right w:val="none" w:sz="0" w:space="0" w:color="auto"/>
          </w:divBdr>
          <w:divsChild>
            <w:div w:id="651522810">
              <w:marLeft w:val="0"/>
              <w:marRight w:val="0"/>
              <w:marTop w:val="0"/>
              <w:marBottom w:val="0"/>
              <w:divBdr>
                <w:top w:val="none" w:sz="0" w:space="0" w:color="auto"/>
                <w:left w:val="none" w:sz="0" w:space="0" w:color="auto"/>
                <w:bottom w:val="none" w:sz="0" w:space="0" w:color="auto"/>
                <w:right w:val="none" w:sz="0" w:space="0" w:color="auto"/>
              </w:divBdr>
            </w:div>
            <w:div w:id="1181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38972">
      <w:bodyDiv w:val="1"/>
      <w:marLeft w:val="0"/>
      <w:marRight w:val="0"/>
      <w:marTop w:val="0"/>
      <w:marBottom w:val="0"/>
      <w:divBdr>
        <w:top w:val="none" w:sz="0" w:space="0" w:color="auto"/>
        <w:left w:val="none" w:sz="0" w:space="0" w:color="auto"/>
        <w:bottom w:val="none" w:sz="0" w:space="0" w:color="auto"/>
        <w:right w:val="none" w:sz="0" w:space="0" w:color="auto"/>
      </w:divBdr>
      <w:divsChild>
        <w:div w:id="1422220329">
          <w:marLeft w:val="0"/>
          <w:marRight w:val="0"/>
          <w:marTop w:val="0"/>
          <w:marBottom w:val="0"/>
          <w:divBdr>
            <w:top w:val="none" w:sz="0" w:space="0" w:color="auto"/>
            <w:left w:val="none" w:sz="0" w:space="0" w:color="auto"/>
            <w:bottom w:val="none" w:sz="0" w:space="0" w:color="auto"/>
            <w:right w:val="none" w:sz="0" w:space="0" w:color="auto"/>
          </w:divBdr>
          <w:divsChild>
            <w:div w:id="1541897413">
              <w:marLeft w:val="0"/>
              <w:marRight w:val="0"/>
              <w:marTop w:val="0"/>
              <w:marBottom w:val="0"/>
              <w:divBdr>
                <w:top w:val="none" w:sz="0" w:space="0" w:color="auto"/>
                <w:left w:val="none" w:sz="0" w:space="0" w:color="auto"/>
                <w:bottom w:val="none" w:sz="0" w:space="0" w:color="auto"/>
                <w:right w:val="none" w:sz="0" w:space="0" w:color="auto"/>
              </w:divBdr>
            </w:div>
            <w:div w:id="944576318">
              <w:marLeft w:val="0"/>
              <w:marRight w:val="0"/>
              <w:marTop w:val="0"/>
              <w:marBottom w:val="0"/>
              <w:divBdr>
                <w:top w:val="none" w:sz="0" w:space="0" w:color="auto"/>
                <w:left w:val="none" w:sz="0" w:space="0" w:color="auto"/>
                <w:bottom w:val="none" w:sz="0" w:space="0" w:color="auto"/>
                <w:right w:val="none" w:sz="0" w:space="0" w:color="auto"/>
              </w:divBdr>
            </w:div>
            <w:div w:id="1071467733">
              <w:marLeft w:val="0"/>
              <w:marRight w:val="0"/>
              <w:marTop w:val="0"/>
              <w:marBottom w:val="0"/>
              <w:divBdr>
                <w:top w:val="none" w:sz="0" w:space="0" w:color="auto"/>
                <w:left w:val="none" w:sz="0" w:space="0" w:color="auto"/>
                <w:bottom w:val="none" w:sz="0" w:space="0" w:color="auto"/>
                <w:right w:val="none" w:sz="0" w:space="0" w:color="auto"/>
              </w:divBdr>
            </w:div>
            <w:div w:id="376249234">
              <w:marLeft w:val="0"/>
              <w:marRight w:val="0"/>
              <w:marTop w:val="0"/>
              <w:marBottom w:val="0"/>
              <w:divBdr>
                <w:top w:val="none" w:sz="0" w:space="0" w:color="auto"/>
                <w:left w:val="none" w:sz="0" w:space="0" w:color="auto"/>
                <w:bottom w:val="none" w:sz="0" w:space="0" w:color="auto"/>
                <w:right w:val="none" w:sz="0" w:space="0" w:color="auto"/>
              </w:divBdr>
            </w:div>
            <w:div w:id="906108257">
              <w:marLeft w:val="0"/>
              <w:marRight w:val="0"/>
              <w:marTop w:val="0"/>
              <w:marBottom w:val="0"/>
              <w:divBdr>
                <w:top w:val="none" w:sz="0" w:space="0" w:color="auto"/>
                <w:left w:val="none" w:sz="0" w:space="0" w:color="auto"/>
                <w:bottom w:val="none" w:sz="0" w:space="0" w:color="auto"/>
                <w:right w:val="none" w:sz="0" w:space="0" w:color="auto"/>
              </w:divBdr>
            </w:div>
            <w:div w:id="356127432">
              <w:marLeft w:val="0"/>
              <w:marRight w:val="0"/>
              <w:marTop w:val="0"/>
              <w:marBottom w:val="0"/>
              <w:divBdr>
                <w:top w:val="none" w:sz="0" w:space="0" w:color="auto"/>
                <w:left w:val="none" w:sz="0" w:space="0" w:color="auto"/>
                <w:bottom w:val="none" w:sz="0" w:space="0" w:color="auto"/>
                <w:right w:val="none" w:sz="0" w:space="0" w:color="auto"/>
              </w:divBdr>
            </w:div>
            <w:div w:id="1281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8026">
      <w:bodyDiv w:val="1"/>
      <w:marLeft w:val="0"/>
      <w:marRight w:val="0"/>
      <w:marTop w:val="0"/>
      <w:marBottom w:val="0"/>
      <w:divBdr>
        <w:top w:val="none" w:sz="0" w:space="0" w:color="auto"/>
        <w:left w:val="none" w:sz="0" w:space="0" w:color="auto"/>
        <w:bottom w:val="none" w:sz="0" w:space="0" w:color="auto"/>
        <w:right w:val="none" w:sz="0" w:space="0" w:color="auto"/>
      </w:divBdr>
      <w:divsChild>
        <w:div w:id="426076199">
          <w:marLeft w:val="0"/>
          <w:marRight w:val="0"/>
          <w:marTop w:val="0"/>
          <w:marBottom w:val="0"/>
          <w:divBdr>
            <w:top w:val="none" w:sz="0" w:space="0" w:color="auto"/>
            <w:left w:val="none" w:sz="0" w:space="0" w:color="auto"/>
            <w:bottom w:val="none" w:sz="0" w:space="0" w:color="auto"/>
            <w:right w:val="none" w:sz="0" w:space="0" w:color="auto"/>
          </w:divBdr>
          <w:divsChild>
            <w:div w:id="18331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6172">
      <w:bodyDiv w:val="1"/>
      <w:marLeft w:val="0"/>
      <w:marRight w:val="0"/>
      <w:marTop w:val="0"/>
      <w:marBottom w:val="0"/>
      <w:divBdr>
        <w:top w:val="none" w:sz="0" w:space="0" w:color="auto"/>
        <w:left w:val="none" w:sz="0" w:space="0" w:color="auto"/>
        <w:bottom w:val="none" w:sz="0" w:space="0" w:color="auto"/>
        <w:right w:val="none" w:sz="0" w:space="0" w:color="auto"/>
      </w:divBdr>
      <w:divsChild>
        <w:div w:id="538708357">
          <w:marLeft w:val="0"/>
          <w:marRight w:val="0"/>
          <w:marTop w:val="0"/>
          <w:marBottom w:val="0"/>
          <w:divBdr>
            <w:top w:val="none" w:sz="0" w:space="0" w:color="auto"/>
            <w:left w:val="none" w:sz="0" w:space="0" w:color="auto"/>
            <w:bottom w:val="none" w:sz="0" w:space="0" w:color="auto"/>
            <w:right w:val="none" w:sz="0" w:space="0" w:color="auto"/>
          </w:divBdr>
          <w:divsChild>
            <w:div w:id="191647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4218">
      <w:bodyDiv w:val="1"/>
      <w:marLeft w:val="0"/>
      <w:marRight w:val="0"/>
      <w:marTop w:val="0"/>
      <w:marBottom w:val="0"/>
      <w:divBdr>
        <w:top w:val="none" w:sz="0" w:space="0" w:color="auto"/>
        <w:left w:val="none" w:sz="0" w:space="0" w:color="auto"/>
        <w:bottom w:val="none" w:sz="0" w:space="0" w:color="auto"/>
        <w:right w:val="none" w:sz="0" w:space="0" w:color="auto"/>
      </w:divBdr>
      <w:divsChild>
        <w:div w:id="41949324">
          <w:marLeft w:val="0"/>
          <w:marRight w:val="0"/>
          <w:marTop w:val="0"/>
          <w:marBottom w:val="0"/>
          <w:divBdr>
            <w:top w:val="none" w:sz="0" w:space="0" w:color="auto"/>
            <w:left w:val="none" w:sz="0" w:space="0" w:color="auto"/>
            <w:bottom w:val="none" w:sz="0" w:space="0" w:color="auto"/>
            <w:right w:val="none" w:sz="0" w:space="0" w:color="auto"/>
          </w:divBdr>
          <w:divsChild>
            <w:div w:id="1315182486">
              <w:marLeft w:val="0"/>
              <w:marRight w:val="0"/>
              <w:marTop w:val="0"/>
              <w:marBottom w:val="0"/>
              <w:divBdr>
                <w:top w:val="none" w:sz="0" w:space="0" w:color="auto"/>
                <w:left w:val="none" w:sz="0" w:space="0" w:color="auto"/>
                <w:bottom w:val="none" w:sz="0" w:space="0" w:color="auto"/>
                <w:right w:val="none" w:sz="0" w:space="0" w:color="auto"/>
              </w:divBdr>
            </w:div>
            <w:div w:id="1720783124">
              <w:marLeft w:val="0"/>
              <w:marRight w:val="0"/>
              <w:marTop w:val="0"/>
              <w:marBottom w:val="0"/>
              <w:divBdr>
                <w:top w:val="none" w:sz="0" w:space="0" w:color="auto"/>
                <w:left w:val="none" w:sz="0" w:space="0" w:color="auto"/>
                <w:bottom w:val="none" w:sz="0" w:space="0" w:color="auto"/>
                <w:right w:val="none" w:sz="0" w:space="0" w:color="auto"/>
              </w:divBdr>
            </w:div>
            <w:div w:id="1125350099">
              <w:marLeft w:val="0"/>
              <w:marRight w:val="0"/>
              <w:marTop w:val="0"/>
              <w:marBottom w:val="0"/>
              <w:divBdr>
                <w:top w:val="none" w:sz="0" w:space="0" w:color="auto"/>
                <w:left w:val="none" w:sz="0" w:space="0" w:color="auto"/>
                <w:bottom w:val="none" w:sz="0" w:space="0" w:color="auto"/>
                <w:right w:val="none" w:sz="0" w:space="0" w:color="auto"/>
              </w:divBdr>
            </w:div>
            <w:div w:id="688608474">
              <w:marLeft w:val="0"/>
              <w:marRight w:val="0"/>
              <w:marTop w:val="0"/>
              <w:marBottom w:val="0"/>
              <w:divBdr>
                <w:top w:val="none" w:sz="0" w:space="0" w:color="auto"/>
                <w:left w:val="none" w:sz="0" w:space="0" w:color="auto"/>
                <w:bottom w:val="none" w:sz="0" w:space="0" w:color="auto"/>
                <w:right w:val="none" w:sz="0" w:space="0" w:color="auto"/>
              </w:divBdr>
            </w:div>
            <w:div w:id="1362628560">
              <w:marLeft w:val="0"/>
              <w:marRight w:val="0"/>
              <w:marTop w:val="0"/>
              <w:marBottom w:val="0"/>
              <w:divBdr>
                <w:top w:val="none" w:sz="0" w:space="0" w:color="auto"/>
                <w:left w:val="none" w:sz="0" w:space="0" w:color="auto"/>
                <w:bottom w:val="none" w:sz="0" w:space="0" w:color="auto"/>
                <w:right w:val="none" w:sz="0" w:space="0" w:color="auto"/>
              </w:divBdr>
            </w:div>
            <w:div w:id="479270809">
              <w:marLeft w:val="0"/>
              <w:marRight w:val="0"/>
              <w:marTop w:val="0"/>
              <w:marBottom w:val="0"/>
              <w:divBdr>
                <w:top w:val="none" w:sz="0" w:space="0" w:color="auto"/>
                <w:left w:val="none" w:sz="0" w:space="0" w:color="auto"/>
                <w:bottom w:val="none" w:sz="0" w:space="0" w:color="auto"/>
                <w:right w:val="none" w:sz="0" w:space="0" w:color="auto"/>
              </w:divBdr>
            </w:div>
            <w:div w:id="1674726840">
              <w:marLeft w:val="0"/>
              <w:marRight w:val="0"/>
              <w:marTop w:val="0"/>
              <w:marBottom w:val="0"/>
              <w:divBdr>
                <w:top w:val="none" w:sz="0" w:space="0" w:color="auto"/>
                <w:left w:val="none" w:sz="0" w:space="0" w:color="auto"/>
                <w:bottom w:val="none" w:sz="0" w:space="0" w:color="auto"/>
                <w:right w:val="none" w:sz="0" w:space="0" w:color="auto"/>
              </w:divBdr>
            </w:div>
            <w:div w:id="883296170">
              <w:marLeft w:val="0"/>
              <w:marRight w:val="0"/>
              <w:marTop w:val="0"/>
              <w:marBottom w:val="0"/>
              <w:divBdr>
                <w:top w:val="none" w:sz="0" w:space="0" w:color="auto"/>
                <w:left w:val="none" w:sz="0" w:space="0" w:color="auto"/>
                <w:bottom w:val="none" w:sz="0" w:space="0" w:color="auto"/>
                <w:right w:val="none" w:sz="0" w:space="0" w:color="auto"/>
              </w:divBdr>
            </w:div>
            <w:div w:id="498156483">
              <w:marLeft w:val="0"/>
              <w:marRight w:val="0"/>
              <w:marTop w:val="0"/>
              <w:marBottom w:val="0"/>
              <w:divBdr>
                <w:top w:val="none" w:sz="0" w:space="0" w:color="auto"/>
                <w:left w:val="none" w:sz="0" w:space="0" w:color="auto"/>
                <w:bottom w:val="none" w:sz="0" w:space="0" w:color="auto"/>
                <w:right w:val="none" w:sz="0" w:space="0" w:color="auto"/>
              </w:divBdr>
            </w:div>
            <w:div w:id="773674107">
              <w:marLeft w:val="0"/>
              <w:marRight w:val="0"/>
              <w:marTop w:val="0"/>
              <w:marBottom w:val="0"/>
              <w:divBdr>
                <w:top w:val="none" w:sz="0" w:space="0" w:color="auto"/>
                <w:left w:val="none" w:sz="0" w:space="0" w:color="auto"/>
                <w:bottom w:val="none" w:sz="0" w:space="0" w:color="auto"/>
                <w:right w:val="none" w:sz="0" w:space="0" w:color="auto"/>
              </w:divBdr>
            </w:div>
            <w:div w:id="624191072">
              <w:marLeft w:val="0"/>
              <w:marRight w:val="0"/>
              <w:marTop w:val="0"/>
              <w:marBottom w:val="0"/>
              <w:divBdr>
                <w:top w:val="none" w:sz="0" w:space="0" w:color="auto"/>
                <w:left w:val="none" w:sz="0" w:space="0" w:color="auto"/>
                <w:bottom w:val="none" w:sz="0" w:space="0" w:color="auto"/>
                <w:right w:val="none" w:sz="0" w:space="0" w:color="auto"/>
              </w:divBdr>
            </w:div>
            <w:div w:id="691492477">
              <w:marLeft w:val="0"/>
              <w:marRight w:val="0"/>
              <w:marTop w:val="0"/>
              <w:marBottom w:val="0"/>
              <w:divBdr>
                <w:top w:val="none" w:sz="0" w:space="0" w:color="auto"/>
                <w:left w:val="none" w:sz="0" w:space="0" w:color="auto"/>
                <w:bottom w:val="none" w:sz="0" w:space="0" w:color="auto"/>
                <w:right w:val="none" w:sz="0" w:space="0" w:color="auto"/>
              </w:divBdr>
            </w:div>
            <w:div w:id="584343757">
              <w:marLeft w:val="0"/>
              <w:marRight w:val="0"/>
              <w:marTop w:val="0"/>
              <w:marBottom w:val="0"/>
              <w:divBdr>
                <w:top w:val="none" w:sz="0" w:space="0" w:color="auto"/>
                <w:left w:val="none" w:sz="0" w:space="0" w:color="auto"/>
                <w:bottom w:val="none" w:sz="0" w:space="0" w:color="auto"/>
                <w:right w:val="none" w:sz="0" w:space="0" w:color="auto"/>
              </w:divBdr>
            </w:div>
            <w:div w:id="725615064">
              <w:marLeft w:val="0"/>
              <w:marRight w:val="0"/>
              <w:marTop w:val="0"/>
              <w:marBottom w:val="0"/>
              <w:divBdr>
                <w:top w:val="none" w:sz="0" w:space="0" w:color="auto"/>
                <w:left w:val="none" w:sz="0" w:space="0" w:color="auto"/>
                <w:bottom w:val="none" w:sz="0" w:space="0" w:color="auto"/>
                <w:right w:val="none" w:sz="0" w:space="0" w:color="auto"/>
              </w:divBdr>
            </w:div>
            <w:div w:id="142706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7990">
      <w:bodyDiv w:val="1"/>
      <w:marLeft w:val="0"/>
      <w:marRight w:val="0"/>
      <w:marTop w:val="0"/>
      <w:marBottom w:val="0"/>
      <w:divBdr>
        <w:top w:val="none" w:sz="0" w:space="0" w:color="auto"/>
        <w:left w:val="none" w:sz="0" w:space="0" w:color="auto"/>
        <w:bottom w:val="none" w:sz="0" w:space="0" w:color="auto"/>
        <w:right w:val="none" w:sz="0" w:space="0" w:color="auto"/>
      </w:divBdr>
      <w:divsChild>
        <w:div w:id="1241909814">
          <w:marLeft w:val="0"/>
          <w:marRight w:val="0"/>
          <w:marTop w:val="0"/>
          <w:marBottom w:val="0"/>
          <w:divBdr>
            <w:top w:val="none" w:sz="0" w:space="0" w:color="auto"/>
            <w:left w:val="none" w:sz="0" w:space="0" w:color="auto"/>
            <w:bottom w:val="none" w:sz="0" w:space="0" w:color="auto"/>
            <w:right w:val="none" w:sz="0" w:space="0" w:color="auto"/>
          </w:divBdr>
          <w:divsChild>
            <w:div w:id="66128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5016">
      <w:bodyDiv w:val="1"/>
      <w:marLeft w:val="0"/>
      <w:marRight w:val="0"/>
      <w:marTop w:val="0"/>
      <w:marBottom w:val="0"/>
      <w:divBdr>
        <w:top w:val="none" w:sz="0" w:space="0" w:color="auto"/>
        <w:left w:val="none" w:sz="0" w:space="0" w:color="auto"/>
        <w:bottom w:val="none" w:sz="0" w:space="0" w:color="auto"/>
        <w:right w:val="none" w:sz="0" w:space="0" w:color="auto"/>
      </w:divBdr>
      <w:divsChild>
        <w:div w:id="1542474022">
          <w:marLeft w:val="0"/>
          <w:marRight w:val="0"/>
          <w:marTop w:val="0"/>
          <w:marBottom w:val="0"/>
          <w:divBdr>
            <w:top w:val="none" w:sz="0" w:space="0" w:color="auto"/>
            <w:left w:val="none" w:sz="0" w:space="0" w:color="auto"/>
            <w:bottom w:val="none" w:sz="0" w:space="0" w:color="auto"/>
            <w:right w:val="none" w:sz="0" w:space="0" w:color="auto"/>
          </w:divBdr>
          <w:divsChild>
            <w:div w:id="111236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72693">
      <w:bodyDiv w:val="1"/>
      <w:marLeft w:val="0"/>
      <w:marRight w:val="0"/>
      <w:marTop w:val="0"/>
      <w:marBottom w:val="0"/>
      <w:divBdr>
        <w:top w:val="none" w:sz="0" w:space="0" w:color="auto"/>
        <w:left w:val="none" w:sz="0" w:space="0" w:color="auto"/>
        <w:bottom w:val="none" w:sz="0" w:space="0" w:color="auto"/>
        <w:right w:val="none" w:sz="0" w:space="0" w:color="auto"/>
      </w:divBdr>
      <w:divsChild>
        <w:div w:id="1215385697">
          <w:marLeft w:val="0"/>
          <w:marRight w:val="0"/>
          <w:marTop w:val="0"/>
          <w:marBottom w:val="0"/>
          <w:divBdr>
            <w:top w:val="none" w:sz="0" w:space="0" w:color="auto"/>
            <w:left w:val="none" w:sz="0" w:space="0" w:color="auto"/>
            <w:bottom w:val="none" w:sz="0" w:space="0" w:color="auto"/>
            <w:right w:val="none" w:sz="0" w:space="0" w:color="auto"/>
          </w:divBdr>
          <w:divsChild>
            <w:div w:id="148939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75943">
      <w:bodyDiv w:val="1"/>
      <w:marLeft w:val="0"/>
      <w:marRight w:val="0"/>
      <w:marTop w:val="0"/>
      <w:marBottom w:val="0"/>
      <w:divBdr>
        <w:top w:val="none" w:sz="0" w:space="0" w:color="auto"/>
        <w:left w:val="none" w:sz="0" w:space="0" w:color="auto"/>
        <w:bottom w:val="none" w:sz="0" w:space="0" w:color="auto"/>
        <w:right w:val="none" w:sz="0" w:space="0" w:color="auto"/>
      </w:divBdr>
      <w:divsChild>
        <w:div w:id="961544230">
          <w:marLeft w:val="0"/>
          <w:marRight w:val="0"/>
          <w:marTop w:val="0"/>
          <w:marBottom w:val="0"/>
          <w:divBdr>
            <w:top w:val="none" w:sz="0" w:space="0" w:color="auto"/>
            <w:left w:val="none" w:sz="0" w:space="0" w:color="auto"/>
            <w:bottom w:val="none" w:sz="0" w:space="0" w:color="auto"/>
            <w:right w:val="none" w:sz="0" w:space="0" w:color="auto"/>
          </w:divBdr>
          <w:divsChild>
            <w:div w:id="1343582292">
              <w:marLeft w:val="0"/>
              <w:marRight w:val="0"/>
              <w:marTop w:val="0"/>
              <w:marBottom w:val="0"/>
              <w:divBdr>
                <w:top w:val="none" w:sz="0" w:space="0" w:color="auto"/>
                <w:left w:val="none" w:sz="0" w:space="0" w:color="auto"/>
                <w:bottom w:val="none" w:sz="0" w:space="0" w:color="auto"/>
                <w:right w:val="none" w:sz="0" w:space="0" w:color="auto"/>
              </w:divBdr>
            </w:div>
            <w:div w:id="205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67843">
      <w:bodyDiv w:val="1"/>
      <w:marLeft w:val="0"/>
      <w:marRight w:val="0"/>
      <w:marTop w:val="0"/>
      <w:marBottom w:val="0"/>
      <w:divBdr>
        <w:top w:val="none" w:sz="0" w:space="0" w:color="auto"/>
        <w:left w:val="none" w:sz="0" w:space="0" w:color="auto"/>
        <w:bottom w:val="none" w:sz="0" w:space="0" w:color="auto"/>
        <w:right w:val="none" w:sz="0" w:space="0" w:color="auto"/>
      </w:divBdr>
      <w:divsChild>
        <w:div w:id="317153365">
          <w:marLeft w:val="0"/>
          <w:marRight w:val="0"/>
          <w:marTop w:val="0"/>
          <w:marBottom w:val="0"/>
          <w:divBdr>
            <w:top w:val="none" w:sz="0" w:space="0" w:color="auto"/>
            <w:left w:val="none" w:sz="0" w:space="0" w:color="auto"/>
            <w:bottom w:val="none" w:sz="0" w:space="0" w:color="auto"/>
            <w:right w:val="none" w:sz="0" w:space="0" w:color="auto"/>
          </w:divBdr>
          <w:divsChild>
            <w:div w:id="7445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30653">
      <w:bodyDiv w:val="1"/>
      <w:marLeft w:val="0"/>
      <w:marRight w:val="0"/>
      <w:marTop w:val="0"/>
      <w:marBottom w:val="0"/>
      <w:divBdr>
        <w:top w:val="none" w:sz="0" w:space="0" w:color="auto"/>
        <w:left w:val="none" w:sz="0" w:space="0" w:color="auto"/>
        <w:bottom w:val="none" w:sz="0" w:space="0" w:color="auto"/>
        <w:right w:val="none" w:sz="0" w:space="0" w:color="auto"/>
      </w:divBdr>
      <w:divsChild>
        <w:div w:id="1182738937">
          <w:marLeft w:val="0"/>
          <w:marRight w:val="0"/>
          <w:marTop w:val="0"/>
          <w:marBottom w:val="0"/>
          <w:divBdr>
            <w:top w:val="none" w:sz="0" w:space="0" w:color="auto"/>
            <w:left w:val="none" w:sz="0" w:space="0" w:color="auto"/>
            <w:bottom w:val="none" w:sz="0" w:space="0" w:color="auto"/>
            <w:right w:val="none" w:sz="0" w:space="0" w:color="auto"/>
          </w:divBdr>
          <w:divsChild>
            <w:div w:id="2029063230">
              <w:marLeft w:val="0"/>
              <w:marRight w:val="0"/>
              <w:marTop w:val="0"/>
              <w:marBottom w:val="0"/>
              <w:divBdr>
                <w:top w:val="none" w:sz="0" w:space="0" w:color="auto"/>
                <w:left w:val="none" w:sz="0" w:space="0" w:color="auto"/>
                <w:bottom w:val="none" w:sz="0" w:space="0" w:color="auto"/>
                <w:right w:val="none" w:sz="0" w:space="0" w:color="auto"/>
              </w:divBdr>
            </w:div>
            <w:div w:id="1047679532">
              <w:marLeft w:val="0"/>
              <w:marRight w:val="0"/>
              <w:marTop w:val="0"/>
              <w:marBottom w:val="0"/>
              <w:divBdr>
                <w:top w:val="none" w:sz="0" w:space="0" w:color="auto"/>
                <w:left w:val="none" w:sz="0" w:space="0" w:color="auto"/>
                <w:bottom w:val="none" w:sz="0" w:space="0" w:color="auto"/>
                <w:right w:val="none" w:sz="0" w:space="0" w:color="auto"/>
              </w:divBdr>
            </w:div>
            <w:div w:id="20260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757092">
      <w:bodyDiv w:val="1"/>
      <w:marLeft w:val="0"/>
      <w:marRight w:val="0"/>
      <w:marTop w:val="0"/>
      <w:marBottom w:val="0"/>
      <w:divBdr>
        <w:top w:val="none" w:sz="0" w:space="0" w:color="auto"/>
        <w:left w:val="none" w:sz="0" w:space="0" w:color="auto"/>
        <w:bottom w:val="none" w:sz="0" w:space="0" w:color="auto"/>
        <w:right w:val="none" w:sz="0" w:space="0" w:color="auto"/>
      </w:divBdr>
    </w:div>
    <w:div w:id="1280455182">
      <w:bodyDiv w:val="1"/>
      <w:marLeft w:val="0"/>
      <w:marRight w:val="0"/>
      <w:marTop w:val="0"/>
      <w:marBottom w:val="0"/>
      <w:divBdr>
        <w:top w:val="none" w:sz="0" w:space="0" w:color="auto"/>
        <w:left w:val="none" w:sz="0" w:space="0" w:color="auto"/>
        <w:bottom w:val="none" w:sz="0" w:space="0" w:color="auto"/>
        <w:right w:val="none" w:sz="0" w:space="0" w:color="auto"/>
      </w:divBdr>
      <w:divsChild>
        <w:div w:id="1576549025">
          <w:marLeft w:val="0"/>
          <w:marRight w:val="0"/>
          <w:marTop w:val="0"/>
          <w:marBottom w:val="0"/>
          <w:divBdr>
            <w:top w:val="none" w:sz="0" w:space="0" w:color="auto"/>
            <w:left w:val="none" w:sz="0" w:space="0" w:color="auto"/>
            <w:bottom w:val="none" w:sz="0" w:space="0" w:color="auto"/>
            <w:right w:val="none" w:sz="0" w:space="0" w:color="auto"/>
          </w:divBdr>
          <w:divsChild>
            <w:div w:id="294331134">
              <w:marLeft w:val="0"/>
              <w:marRight w:val="0"/>
              <w:marTop w:val="0"/>
              <w:marBottom w:val="0"/>
              <w:divBdr>
                <w:top w:val="none" w:sz="0" w:space="0" w:color="auto"/>
                <w:left w:val="none" w:sz="0" w:space="0" w:color="auto"/>
                <w:bottom w:val="none" w:sz="0" w:space="0" w:color="auto"/>
                <w:right w:val="none" w:sz="0" w:space="0" w:color="auto"/>
              </w:divBdr>
            </w:div>
            <w:div w:id="223226868">
              <w:marLeft w:val="0"/>
              <w:marRight w:val="0"/>
              <w:marTop w:val="0"/>
              <w:marBottom w:val="0"/>
              <w:divBdr>
                <w:top w:val="none" w:sz="0" w:space="0" w:color="auto"/>
                <w:left w:val="none" w:sz="0" w:space="0" w:color="auto"/>
                <w:bottom w:val="none" w:sz="0" w:space="0" w:color="auto"/>
                <w:right w:val="none" w:sz="0" w:space="0" w:color="auto"/>
              </w:divBdr>
            </w:div>
            <w:div w:id="105153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3435">
      <w:bodyDiv w:val="1"/>
      <w:marLeft w:val="0"/>
      <w:marRight w:val="0"/>
      <w:marTop w:val="0"/>
      <w:marBottom w:val="0"/>
      <w:divBdr>
        <w:top w:val="none" w:sz="0" w:space="0" w:color="auto"/>
        <w:left w:val="none" w:sz="0" w:space="0" w:color="auto"/>
        <w:bottom w:val="none" w:sz="0" w:space="0" w:color="auto"/>
        <w:right w:val="none" w:sz="0" w:space="0" w:color="auto"/>
      </w:divBdr>
      <w:divsChild>
        <w:div w:id="824392880">
          <w:marLeft w:val="0"/>
          <w:marRight w:val="0"/>
          <w:marTop w:val="0"/>
          <w:marBottom w:val="0"/>
          <w:divBdr>
            <w:top w:val="none" w:sz="0" w:space="0" w:color="auto"/>
            <w:left w:val="none" w:sz="0" w:space="0" w:color="auto"/>
            <w:bottom w:val="none" w:sz="0" w:space="0" w:color="auto"/>
            <w:right w:val="none" w:sz="0" w:space="0" w:color="auto"/>
          </w:divBdr>
          <w:divsChild>
            <w:div w:id="4201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7196">
      <w:bodyDiv w:val="1"/>
      <w:marLeft w:val="0"/>
      <w:marRight w:val="0"/>
      <w:marTop w:val="0"/>
      <w:marBottom w:val="0"/>
      <w:divBdr>
        <w:top w:val="none" w:sz="0" w:space="0" w:color="auto"/>
        <w:left w:val="none" w:sz="0" w:space="0" w:color="auto"/>
        <w:bottom w:val="none" w:sz="0" w:space="0" w:color="auto"/>
        <w:right w:val="none" w:sz="0" w:space="0" w:color="auto"/>
      </w:divBdr>
      <w:divsChild>
        <w:div w:id="467670850">
          <w:marLeft w:val="0"/>
          <w:marRight w:val="0"/>
          <w:marTop w:val="0"/>
          <w:marBottom w:val="0"/>
          <w:divBdr>
            <w:top w:val="none" w:sz="0" w:space="0" w:color="auto"/>
            <w:left w:val="none" w:sz="0" w:space="0" w:color="auto"/>
            <w:bottom w:val="none" w:sz="0" w:space="0" w:color="auto"/>
            <w:right w:val="none" w:sz="0" w:space="0" w:color="auto"/>
          </w:divBdr>
          <w:divsChild>
            <w:div w:id="100146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54723">
      <w:bodyDiv w:val="1"/>
      <w:marLeft w:val="0"/>
      <w:marRight w:val="0"/>
      <w:marTop w:val="0"/>
      <w:marBottom w:val="0"/>
      <w:divBdr>
        <w:top w:val="none" w:sz="0" w:space="0" w:color="auto"/>
        <w:left w:val="none" w:sz="0" w:space="0" w:color="auto"/>
        <w:bottom w:val="none" w:sz="0" w:space="0" w:color="auto"/>
        <w:right w:val="none" w:sz="0" w:space="0" w:color="auto"/>
      </w:divBdr>
      <w:divsChild>
        <w:div w:id="2040084910">
          <w:marLeft w:val="0"/>
          <w:marRight w:val="0"/>
          <w:marTop w:val="0"/>
          <w:marBottom w:val="0"/>
          <w:divBdr>
            <w:top w:val="none" w:sz="0" w:space="0" w:color="auto"/>
            <w:left w:val="none" w:sz="0" w:space="0" w:color="auto"/>
            <w:bottom w:val="none" w:sz="0" w:space="0" w:color="auto"/>
            <w:right w:val="none" w:sz="0" w:space="0" w:color="auto"/>
          </w:divBdr>
          <w:divsChild>
            <w:div w:id="1479345148">
              <w:marLeft w:val="0"/>
              <w:marRight w:val="0"/>
              <w:marTop w:val="0"/>
              <w:marBottom w:val="0"/>
              <w:divBdr>
                <w:top w:val="none" w:sz="0" w:space="0" w:color="auto"/>
                <w:left w:val="none" w:sz="0" w:space="0" w:color="auto"/>
                <w:bottom w:val="none" w:sz="0" w:space="0" w:color="auto"/>
                <w:right w:val="none" w:sz="0" w:space="0" w:color="auto"/>
              </w:divBdr>
            </w:div>
            <w:div w:id="143925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9713">
      <w:bodyDiv w:val="1"/>
      <w:marLeft w:val="0"/>
      <w:marRight w:val="0"/>
      <w:marTop w:val="0"/>
      <w:marBottom w:val="0"/>
      <w:divBdr>
        <w:top w:val="none" w:sz="0" w:space="0" w:color="auto"/>
        <w:left w:val="none" w:sz="0" w:space="0" w:color="auto"/>
        <w:bottom w:val="none" w:sz="0" w:space="0" w:color="auto"/>
        <w:right w:val="none" w:sz="0" w:space="0" w:color="auto"/>
      </w:divBdr>
      <w:divsChild>
        <w:div w:id="302197051">
          <w:marLeft w:val="0"/>
          <w:marRight w:val="0"/>
          <w:marTop w:val="0"/>
          <w:marBottom w:val="0"/>
          <w:divBdr>
            <w:top w:val="none" w:sz="0" w:space="0" w:color="auto"/>
            <w:left w:val="none" w:sz="0" w:space="0" w:color="auto"/>
            <w:bottom w:val="none" w:sz="0" w:space="0" w:color="auto"/>
            <w:right w:val="none" w:sz="0" w:space="0" w:color="auto"/>
          </w:divBdr>
          <w:divsChild>
            <w:div w:id="181631767">
              <w:marLeft w:val="0"/>
              <w:marRight w:val="0"/>
              <w:marTop w:val="0"/>
              <w:marBottom w:val="0"/>
              <w:divBdr>
                <w:top w:val="none" w:sz="0" w:space="0" w:color="auto"/>
                <w:left w:val="none" w:sz="0" w:space="0" w:color="auto"/>
                <w:bottom w:val="none" w:sz="0" w:space="0" w:color="auto"/>
                <w:right w:val="none" w:sz="0" w:space="0" w:color="auto"/>
              </w:divBdr>
            </w:div>
            <w:div w:id="1228687992">
              <w:marLeft w:val="0"/>
              <w:marRight w:val="0"/>
              <w:marTop w:val="0"/>
              <w:marBottom w:val="0"/>
              <w:divBdr>
                <w:top w:val="none" w:sz="0" w:space="0" w:color="auto"/>
                <w:left w:val="none" w:sz="0" w:space="0" w:color="auto"/>
                <w:bottom w:val="none" w:sz="0" w:space="0" w:color="auto"/>
                <w:right w:val="none" w:sz="0" w:space="0" w:color="auto"/>
              </w:divBdr>
            </w:div>
            <w:div w:id="238444444">
              <w:marLeft w:val="0"/>
              <w:marRight w:val="0"/>
              <w:marTop w:val="0"/>
              <w:marBottom w:val="0"/>
              <w:divBdr>
                <w:top w:val="none" w:sz="0" w:space="0" w:color="auto"/>
                <w:left w:val="none" w:sz="0" w:space="0" w:color="auto"/>
                <w:bottom w:val="none" w:sz="0" w:space="0" w:color="auto"/>
                <w:right w:val="none" w:sz="0" w:space="0" w:color="auto"/>
              </w:divBdr>
            </w:div>
            <w:div w:id="2116708954">
              <w:marLeft w:val="0"/>
              <w:marRight w:val="0"/>
              <w:marTop w:val="0"/>
              <w:marBottom w:val="0"/>
              <w:divBdr>
                <w:top w:val="none" w:sz="0" w:space="0" w:color="auto"/>
                <w:left w:val="none" w:sz="0" w:space="0" w:color="auto"/>
                <w:bottom w:val="none" w:sz="0" w:space="0" w:color="auto"/>
                <w:right w:val="none" w:sz="0" w:space="0" w:color="auto"/>
              </w:divBdr>
            </w:div>
            <w:div w:id="440808678">
              <w:marLeft w:val="0"/>
              <w:marRight w:val="0"/>
              <w:marTop w:val="0"/>
              <w:marBottom w:val="0"/>
              <w:divBdr>
                <w:top w:val="none" w:sz="0" w:space="0" w:color="auto"/>
                <w:left w:val="none" w:sz="0" w:space="0" w:color="auto"/>
                <w:bottom w:val="none" w:sz="0" w:space="0" w:color="auto"/>
                <w:right w:val="none" w:sz="0" w:space="0" w:color="auto"/>
              </w:divBdr>
            </w:div>
            <w:div w:id="179359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01976">
      <w:bodyDiv w:val="1"/>
      <w:marLeft w:val="0"/>
      <w:marRight w:val="0"/>
      <w:marTop w:val="0"/>
      <w:marBottom w:val="0"/>
      <w:divBdr>
        <w:top w:val="none" w:sz="0" w:space="0" w:color="auto"/>
        <w:left w:val="none" w:sz="0" w:space="0" w:color="auto"/>
        <w:bottom w:val="none" w:sz="0" w:space="0" w:color="auto"/>
        <w:right w:val="none" w:sz="0" w:space="0" w:color="auto"/>
      </w:divBdr>
      <w:divsChild>
        <w:div w:id="1738168401">
          <w:marLeft w:val="0"/>
          <w:marRight w:val="0"/>
          <w:marTop w:val="0"/>
          <w:marBottom w:val="0"/>
          <w:divBdr>
            <w:top w:val="none" w:sz="0" w:space="0" w:color="auto"/>
            <w:left w:val="none" w:sz="0" w:space="0" w:color="auto"/>
            <w:bottom w:val="none" w:sz="0" w:space="0" w:color="auto"/>
            <w:right w:val="none" w:sz="0" w:space="0" w:color="auto"/>
          </w:divBdr>
          <w:divsChild>
            <w:div w:id="108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47768">
      <w:bodyDiv w:val="1"/>
      <w:marLeft w:val="0"/>
      <w:marRight w:val="0"/>
      <w:marTop w:val="0"/>
      <w:marBottom w:val="0"/>
      <w:divBdr>
        <w:top w:val="none" w:sz="0" w:space="0" w:color="auto"/>
        <w:left w:val="none" w:sz="0" w:space="0" w:color="auto"/>
        <w:bottom w:val="none" w:sz="0" w:space="0" w:color="auto"/>
        <w:right w:val="none" w:sz="0" w:space="0" w:color="auto"/>
      </w:divBdr>
      <w:divsChild>
        <w:div w:id="1644197575">
          <w:marLeft w:val="0"/>
          <w:marRight w:val="0"/>
          <w:marTop w:val="0"/>
          <w:marBottom w:val="0"/>
          <w:divBdr>
            <w:top w:val="none" w:sz="0" w:space="0" w:color="auto"/>
            <w:left w:val="none" w:sz="0" w:space="0" w:color="auto"/>
            <w:bottom w:val="none" w:sz="0" w:space="0" w:color="auto"/>
            <w:right w:val="none" w:sz="0" w:space="0" w:color="auto"/>
          </w:divBdr>
          <w:divsChild>
            <w:div w:id="36957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2935">
      <w:bodyDiv w:val="1"/>
      <w:marLeft w:val="0"/>
      <w:marRight w:val="0"/>
      <w:marTop w:val="0"/>
      <w:marBottom w:val="0"/>
      <w:divBdr>
        <w:top w:val="none" w:sz="0" w:space="0" w:color="auto"/>
        <w:left w:val="none" w:sz="0" w:space="0" w:color="auto"/>
        <w:bottom w:val="none" w:sz="0" w:space="0" w:color="auto"/>
        <w:right w:val="none" w:sz="0" w:space="0" w:color="auto"/>
      </w:divBdr>
      <w:divsChild>
        <w:div w:id="1132794416">
          <w:marLeft w:val="0"/>
          <w:marRight w:val="0"/>
          <w:marTop w:val="0"/>
          <w:marBottom w:val="0"/>
          <w:divBdr>
            <w:top w:val="none" w:sz="0" w:space="0" w:color="auto"/>
            <w:left w:val="none" w:sz="0" w:space="0" w:color="auto"/>
            <w:bottom w:val="none" w:sz="0" w:space="0" w:color="auto"/>
            <w:right w:val="none" w:sz="0" w:space="0" w:color="auto"/>
          </w:divBdr>
          <w:divsChild>
            <w:div w:id="1457407959">
              <w:marLeft w:val="0"/>
              <w:marRight w:val="0"/>
              <w:marTop w:val="0"/>
              <w:marBottom w:val="0"/>
              <w:divBdr>
                <w:top w:val="none" w:sz="0" w:space="0" w:color="auto"/>
                <w:left w:val="none" w:sz="0" w:space="0" w:color="auto"/>
                <w:bottom w:val="none" w:sz="0" w:space="0" w:color="auto"/>
                <w:right w:val="none" w:sz="0" w:space="0" w:color="auto"/>
              </w:divBdr>
            </w:div>
            <w:div w:id="24769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0457">
      <w:bodyDiv w:val="1"/>
      <w:marLeft w:val="0"/>
      <w:marRight w:val="0"/>
      <w:marTop w:val="0"/>
      <w:marBottom w:val="0"/>
      <w:divBdr>
        <w:top w:val="none" w:sz="0" w:space="0" w:color="auto"/>
        <w:left w:val="none" w:sz="0" w:space="0" w:color="auto"/>
        <w:bottom w:val="none" w:sz="0" w:space="0" w:color="auto"/>
        <w:right w:val="none" w:sz="0" w:space="0" w:color="auto"/>
      </w:divBdr>
      <w:divsChild>
        <w:div w:id="1427769200">
          <w:marLeft w:val="0"/>
          <w:marRight w:val="0"/>
          <w:marTop w:val="0"/>
          <w:marBottom w:val="0"/>
          <w:divBdr>
            <w:top w:val="none" w:sz="0" w:space="0" w:color="auto"/>
            <w:left w:val="none" w:sz="0" w:space="0" w:color="auto"/>
            <w:bottom w:val="none" w:sz="0" w:space="0" w:color="auto"/>
            <w:right w:val="none" w:sz="0" w:space="0" w:color="auto"/>
          </w:divBdr>
          <w:divsChild>
            <w:div w:id="343551951">
              <w:marLeft w:val="0"/>
              <w:marRight w:val="0"/>
              <w:marTop w:val="0"/>
              <w:marBottom w:val="0"/>
              <w:divBdr>
                <w:top w:val="none" w:sz="0" w:space="0" w:color="auto"/>
                <w:left w:val="none" w:sz="0" w:space="0" w:color="auto"/>
                <w:bottom w:val="none" w:sz="0" w:space="0" w:color="auto"/>
                <w:right w:val="none" w:sz="0" w:space="0" w:color="auto"/>
              </w:divBdr>
            </w:div>
            <w:div w:id="946427089">
              <w:marLeft w:val="0"/>
              <w:marRight w:val="0"/>
              <w:marTop w:val="0"/>
              <w:marBottom w:val="0"/>
              <w:divBdr>
                <w:top w:val="none" w:sz="0" w:space="0" w:color="auto"/>
                <w:left w:val="none" w:sz="0" w:space="0" w:color="auto"/>
                <w:bottom w:val="none" w:sz="0" w:space="0" w:color="auto"/>
                <w:right w:val="none" w:sz="0" w:space="0" w:color="auto"/>
              </w:divBdr>
            </w:div>
            <w:div w:id="2059743341">
              <w:marLeft w:val="0"/>
              <w:marRight w:val="0"/>
              <w:marTop w:val="0"/>
              <w:marBottom w:val="0"/>
              <w:divBdr>
                <w:top w:val="none" w:sz="0" w:space="0" w:color="auto"/>
                <w:left w:val="none" w:sz="0" w:space="0" w:color="auto"/>
                <w:bottom w:val="none" w:sz="0" w:space="0" w:color="auto"/>
                <w:right w:val="none" w:sz="0" w:space="0" w:color="auto"/>
              </w:divBdr>
            </w:div>
            <w:div w:id="1548570555">
              <w:marLeft w:val="0"/>
              <w:marRight w:val="0"/>
              <w:marTop w:val="0"/>
              <w:marBottom w:val="0"/>
              <w:divBdr>
                <w:top w:val="none" w:sz="0" w:space="0" w:color="auto"/>
                <w:left w:val="none" w:sz="0" w:space="0" w:color="auto"/>
                <w:bottom w:val="none" w:sz="0" w:space="0" w:color="auto"/>
                <w:right w:val="none" w:sz="0" w:space="0" w:color="auto"/>
              </w:divBdr>
            </w:div>
            <w:div w:id="1778601288">
              <w:marLeft w:val="0"/>
              <w:marRight w:val="0"/>
              <w:marTop w:val="0"/>
              <w:marBottom w:val="0"/>
              <w:divBdr>
                <w:top w:val="none" w:sz="0" w:space="0" w:color="auto"/>
                <w:left w:val="none" w:sz="0" w:space="0" w:color="auto"/>
                <w:bottom w:val="none" w:sz="0" w:space="0" w:color="auto"/>
                <w:right w:val="none" w:sz="0" w:space="0" w:color="auto"/>
              </w:divBdr>
            </w:div>
            <w:div w:id="1885829477">
              <w:marLeft w:val="0"/>
              <w:marRight w:val="0"/>
              <w:marTop w:val="0"/>
              <w:marBottom w:val="0"/>
              <w:divBdr>
                <w:top w:val="none" w:sz="0" w:space="0" w:color="auto"/>
                <w:left w:val="none" w:sz="0" w:space="0" w:color="auto"/>
                <w:bottom w:val="none" w:sz="0" w:space="0" w:color="auto"/>
                <w:right w:val="none" w:sz="0" w:space="0" w:color="auto"/>
              </w:divBdr>
            </w:div>
            <w:div w:id="1073697956">
              <w:marLeft w:val="0"/>
              <w:marRight w:val="0"/>
              <w:marTop w:val="0"/>
              <w:marBottom w:val="0"/>
              <w:divBdr>
                <w:top w:val="none" w:sz="0" w:space="0" w:color="auto"/>
                <w:left w:val="none" w:sz="0" w:space="0" w:color="auto"/>
                <w:bottom w:val="none" w:sz="0" w:space="0" w:color="auto"/>
                <w:right w:val="none" w:sz="0" w:space="0" w:color="auto"/>
              </w:divBdr>
            </w:div>
            <w:div w:id="767965807">
              <w:marLeft w:val="0"/>
              <w:marRight w:val="0"/>
              <w:marTop w:val="0"/>
              <w:marBottom w:val="0"/>
              <w:divBdr>
                <w:top w:val="none" w:sz="0" w:space="0" w:color="auto"/>
                <w:left w:val="none" w:sz="0" w:space="0" w:color="auto"/>
                <w:bottom w:val="none" w:sz="0" w:space="0" w:color="auto"/>
                <w:right w:val="none" w:sz="0" w:space="0" w:color="auto"/>
              </w:divBdr>
            </w:div>
            <w:div w:id="1305819305">
              <w:marLeft w:val="0"/>
              <w:marRight w:val="0"/>
              <w:marTop w:val="0"/>
              <w:marBottom w:val="0"/>
              <w:divBdr>
                <w:top w:val="none" w:sz="0" w:space="0" w:color="auto"/>
                <w:left w:val="none" w:sz="0" w:space="0" w:color="auto"/>
                <w:bottom w:val="none" w:sz="0" w:space="0" w:color="auto"/>
                <w:right w:val="none" w:sz="0" w:space="0" w:color="auto"/>
              </w:divBdr>
            </w:div>
            <w:div w:id="976683589">
              <w:marLeft w:val="0"/>
              <w:marRight w:val="0"/>
              <w:marTop w:val="0"/>
              <w:marBottom w:val="0"/>
              <w:divBdr>
                <w:top w:val="none" w:sz="0" w:space="0" w:color="auto"/>
                <w:left w:val="none" w:sz="0" w:space="0" w:color="auto"/>
                <w:bottom w:val="none" w:sz="0" w:space="0" w:color="auto"/>
                <w:right w:val="none" w:sz="0" w:space="0" w:color="auto"/>
              </w:divBdr>
            </w:div>
            <w:div w:id="279189421">
              <w:marLeft w:val="0"/>
              <w:marRight w:val="0"/>
              <w:marTop w:val="0"/>
              <w:marBottom w:val="0"/>
              <w:divBdr>
                <w:top w:val="none" w:sz="0" w:space="0" w:color="auto"/>
                <w:left w:val="none" w:sz="0" w:space="0" w:color="auto"/>
                <w:bottom w:val="none" w:sz="0" w:space="0" w:color="auto"/>
                <w:right w:val="none" w:sz="0" w:space="0" w:color="auto"/>
              </w:divBdr>
            </w:div>
            <w:div w:id="1345205427">
              <w:marLeft w:val="0"/>
              <w:marRight w:val="0"/>
              <w:marTop w:val="0"/>
              <w:marBottom w:val="0"/>
              <w:divBdr>
                <w:top w:val="none" w:sz="0" w:space="0" w:color="auto"/>
                <w:left w:val="none" w:sz="0" w:space="0" w:color="auto"/>
                <w:bottom w:val="none" w:sz="0" w:space="0" w:color="auto"/>
                <w:right w:val="none" w:sz="0" w:space="0" w:color="auto"/>
              </w:divBdr>
            </w:div>
            <w:div w:id="1165045759">
              <w:marLeft w:val="0"/>
              <w:marRight w:val="0"/>
              <w:marTop w:val="0"/>
              <w:marBottom w:val="0"/>
              <w:divBdr>
                <w:top w:val="none" w:sz="0" w:space="0" w:color="auto"/>
                <w:left w:val="none" w:sz="0" w:space="0" w:color="auto"/>
                <w:bottom w:val="none" w:sz="0" w:space="0" w:color="auto"/>
                <w:right w:val="none" w:sz="0" w:space="0" w:color="auto"/>
              </w:divBdr>
            </w:div>
            <w:div w:id="1539732552">
              <w:marLeft w:val="0"/>
              <w:marRight w:val="0"/>
              <w:marTop w:val="0"/>
              <w:marBottom w:val="0"/>
              <w:divBdr>
                <w:top w:val="none" w:sz="0" w:space="0" w:color="auto"/>
                <w:left w:val="none" w:sz="0" w:space="0" w:color="auto"/>
                <w:bottom w:val="none" w:sz="0" w:space="0" w:color="auto"/>
                <w:right w:val="none" w:sz="0" w:space="0" w:color="auto"/>
              </w:divBdr>
            </w:div>
            <w:div w:id="296644808">
              <w:marLeft w:val="0"/>
              <w:marRight w:val="0"/>
              <w:marTop w:val="0"/>
              <w:marBottom w:val="0"/>
              <w:divBdr>
                <w:top w:val="none" w:sz="0" w:space="0" w:color="auto"/>
                <w:left w:val="none" w:sz="0" w:space="0" w:color="auto"/>
                <w:bottom w:val="none" w:sz="0" w:space="0" w:color="auto"/>
                <w:right w:val="none" w:sz="0" w:space="0" w:color="auto"/>
              </w:divBdr>
            </w:div>
            <w:div w:id="1110928589">
              <w:marLeft w:val="0"/>
              <w:marRight w:val="0"/>
              <w:marTop w:val="0"/>
              <w:marBottom w:val="0"/>
              <w:divBdr>
                <w:top w:val="none" w:sz="0" w:space="0" w:color="auto"/>
                <w:left w:val="none" w:sz="0" w:space="0" w:color="auto"/>
                <w:bottom w:val="none" w:sz="0" w:space="0" w:color="auto"/>
                <w:right w:val="none" w:sz="0" w:space="0" w:color="auto"/>
              </w:divBdr>
            </w:div>
            <w:div w:id="202058640">
              <w:marLeft w:val="0"/>
              <w:marRight w:val="0"/>
              <w:marTop w:val="0"/>
              <w:marBottom w:val="0"/>
              <w:divBdr>
                <w:top w:val="none" w:sz="0" w:space="0" w:color="auto"/>
                <w:left w:val="none" w:sz="0" w:space="0" w:color="auto"/>
                <w:bottom w:val="none" w:sz="0" w:space="0" w:color="auto"/>
                <w:right w:val="none" w:sz="0" w:space="0" w:color="auto"/>
              </w:divBdr>
            </w:div>
            <w:div w:id="958955323">
              <w:marLeft w:val="0"/>
              <w:marRight w:val="0"/>
              <w:marTop w:val="0"/>
              <w:marBottom w:val="0"/>
              <w:divBdr>
                <w:top w:val="none" w:sz="0" w:space="0" w:color="auto"/>
                <w:left w:val="none" w:sz="0" w:space="0" w:color="auto"/>
                <w:bottom w:val="none" w:sz="0" w:space="0" w:color="auto"/>
                <w:right w:val="none" w:sz="0" w:space="0" w:color="auto"/>
              </w:divBdr>
            </w:div>
            <w:div w:id="989595844">
              <w:marLeft w:val="0"/>
              <w:marRight w:val="0"/>
              <w:marTop w:val="0"/>
              <w:marBottom w:val="0"/>
              <w:divBdr>
                <w:top w:val="none" w:sz="0" w:space="0" w:color="auto"/>
                <w:left w:val="none" w:sz="0" w:space="0" w:color="auto"/>
                <w:bottom w:val="none" w:sz="0" w:space="0" w:color="auto"/>
                <w:right w:val="none" w:sz="0" w:space="0" w:color="auto"/>
              </w:divBdr>
            </w:div>
            <w:div w:id="1548952368">
              <w:marLeft w:val="0"/>
              <w:marRight w:val="0"/>
              <w:marTop w:val="0"/>
              <w:marBottom w:val="0"/>
              <w:divBdr>
                <w:top w:val="none" w:sz="0" w:space="0" w:color="auto"/>
                <w:left w:val="none" w:sz="0" w:space="0" w:color="auto"/>
                <w:bottom w:val="none" w:sz="0" w:space="0" w:color="auto"/>
                <w:right w:val="none" w:sz="0" w:space="0" w:color="auto"/>
              </w:divBdr>
            </w:div>
            <w:div w:id="1768302828">
              <w:marLeft w:val="0"/>
              <w:marRight w:val="0"/>
              <w:marTop w:val="0"/>
              <w:marBottom w:val="0"/>
              <w:divBdr>
                <w:top w:val="none" w:sz="0" w:space="0" w:color="auto"/>
                <w:left w:val="none" w:sz="0" w:space="0" w:color="auto"/>
                <w:bottom w:val="none" w:sz="0" w:space="0" w:color="auto"/>
                <w:right w:val="none" w:sz="0" w:space="0" w:color="auto"/>
              </w:divBdr>
            </w:div>
            <w:div w:id="1825395662">
              <w:marLeft w:val="0"/>
              <w:marRight w:val="0"/>
              <w:marTop w:val="0"/>
              <w:marBottom w:val="0"/>
              <w:divBdr>
                <w:top w:val="none" w:sz="0" w:space="0" w:color="auto"/>
                <w:left w:val="none" w:sz="0" w:space="0" w:color="auto"/>
                <w:bottom w:val="none" w:sz="0" w:space="0" w:color="auto"/>
                <w:right w:val="none" w:sz="0" w:space="0" w:color="auto"/>
              </w:divBdr>
            </w:div>
            <w:div w:id="460269472">
              <w:marLeft w:val="0"/>
              <w:marRight w:val="0"/>
              <w:marTop w:val="0"/>
              <w:marBottom w:val="0"/>
              <w:divBdr>
                <w:top w:val="none" w:sz="0" w:space="0" w:color="auto"/>
                <w:left w:val="none" w:sz="0" w:space="0" w:color="auto"/>
                <w:bottom w:val="none" w:sz="0" w:space="0" w:color="auto"/>
                <w:right w:val="none" w:sz="0" w:space="0" w:color="auto"/>
              </w:divBdr>
            </w:div>
            <w:div w:id="836192755">
              <w:marLeft w:val="0"/>
              <w:marRight w:val="0"/>
              <w:marTop w:val="0"/>
              <w:marBottom w:val="0"/>
              <w:divBdr>
                <w:top w:val="none" w:sz="0" w:space="0" w:color="auto"/>
                <w:left w:val="none" w:sz="0" w:space="0" w:color="auto"/>
                <w:bottom w:val="none" w:sz="0" w:space="0" w:color="auto"/>
                <w:right w:val="none" w:sz="0" w:space="0" w:color="auto"/>
              </w:divBdr>
            </w:div>
            <w:div w:id="2086032599">
              <w:marLeft w:val="0"/>
              <w:marRight w:val="0"/>
              <w:marTop w:val="0"/>
              <w:marBottom w:val="0"/>
              <w:divBdr>
                <w:top w:val="none" w:sz="0" w:space="0" w:color="auto"/>
                <w:left w:val="none" w:sz="0" w:space="0" w:color="auto"/>
                <w:bottom w:val="none" w:sz="0" w:space="0" w:color="auto"/>
                <w:right w:val="none" w:sz="0" w:space="0" w:color="auto"/>
              </w:divBdr>
            </w:div>
            <w:div w:id="1477725654">
              <w:marLeft w:val="0"/>
              <w:marRight w:val="0"/>
              <w:marTop w:val="0"/>
              <w:marBottom w:val="0"/>
              <w:divBdr>
                <w:top w:val="none" w:sz="0" w:space="0" w:color="auto"/>
                <w:left w:val="none" w:sz="0" w:space="0" w:color="auto"/>
                <w:bottom w:val="none" w:sz="0" w:space="0" w:color="auto"/>
                <w:right w:val="none" w:sz="0" w:space="0" w:color="auto"/>
              </w:divBdr>
            </w:div>
            <w:div w:id="1020205755">
              <w:marLeft w:val="0"/>
              <w:marRight w:val="0"/>
              <w:marTop w:val="0"/>
              <w:marBottom w:val="0"/>
              <w:divBdr>
                <w:top w:val="none" w:sz="0" w:space="0" w:color="auto"/>
                <w:left w:val="none" w:sz="0" w:space="0" w:color="auto"/>
                <w:bottom w:val="none" w:sz="0" w:space="0" w:color="auto"/>
                <w:right w:val="none" w:sz="0" w:space="0" w:color="auto"/>
              </w:divBdr>
            </w:div>
            <w:div w:id="1301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132">
      <w:bodyDiv w:val="1"/>
      <w:marLeft w:val="0"/>
      <w:marRight w:val="0"/>
      <w:marTop w:val="0"/>
      <w:marBottom w:val="0"/>
      <w:divBdr>
        <w:top w:val="none" w:sz="0" w:space="0" w:color="auto"/>
        <w:left w:val="none" w:sz="0" w:space="0" w:color="auto"/>
        <w:bottom w:val="none" w:sz="0" w:space="0" w:color="auto"/>
        <w:right w:val="none" w:sz="0" w:space="0" w:color="auto"/>
      </w:divBdr>
      <w:divsChild>
        <w:div w:id="345835332">
          <w:marLeft w:val="0"/>
          <w:marRight w:val="0"/>
          <w:marTop w:val="0"/>
          <w:marBottom w:val="0"/>
          <w:divBdr>
            <w:top w:val="none" w:sz="0" w:space="0" w:color="auto"/>
            <w:left w:val="none" w:sz="0" w:space="0" w:color="auto"/>
            <w:bottom w:val="none" w:sz="0" w:space="0" w:color="auto"/>
            <w:right w:val="none" w:sz="0" w:space="0" w:color="auto"/>
          </w:divBdr>
          <w:divsChild>
            <w:div w:id="465202706">
              <w:marLeft w:val="0"/>
              <w:marRight w:val="0"/>
              <w:marTop w:val="0"/>
              <w:marBottom w:val="0"/>
              <w:divBdr>
                <w:top w:val="none" w:sz="0" w:space="0" w:color="auto"/>
                <w:left w:val="none" w:sz="0" w:space="0" w:color="auto"/>
                <w:bottom w:val="none" w:sz="0" w:space="0" w:color="auto"/>
                <w:right w:val="none" w:sz="0" w:space="0" w:color="auto"/>
              </w:divBdr>
            </w:div>
            <w:div w:id="165753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63031">
      <w:bodyDiv w:val="1"/>
      <w:marLeft w:val="0"/>
      <w:marRight w:val="0"/>
      <w:marTop w:val="0"/>
      <w:marBottom w:val="0"/>
      <w:divBdr>
        <w:top w:val="none" w:sz="0" w:space="0" w:color="auto"/>
        <w:left w:val="none" w:sz="0" w:space="0" w:color="auto"/>
        <w:bottom w:val="none" w:sz="0" w:space="0" w:color="auto"/>
        <w:right w:val="none" w:sz="0" w:space="0" w:color="auto"/>
      </w:divBdr>
      <w:divsChild>
        <w:div w:id="910578352">
          <w:marLeft w:val="0"/>
          <w:marRight w:val="0"/>
          <w:marTop w:val="0"/>
          <w:marBottom w:val="0"/>
          <w:divBdr>
            <w:top w:val="none" w:sz="0" w:space="0" w:color="auto"/>
            <w:left w:val="none" w:sz="0" w:space="0" w:color="auto"/>
            <w:bottom w:val="none" w:sz="0" w:space="0" w:color="auto"/>
            <w:right w:val="none" w:sz="0" w:space="0" w:color="auto"/>
          </w:divBdr>
          <w:divsChild>
            <w:div w:id="13395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7186">
      <w:bodyDiv w:val="1"/>
      <w:marLeft w:val="0"/>
      <w:marRight w:val="0"/>
      <w:marTop w:val="0"/>
      <w:marBottom w:val="0"/>
      <w:divBdr>
        <w:top w:val="none" w:sz="0" w:space="0" w:color="auto"/>
        <w:left w:val="none" w:sz="0" w:space="0" w:color="auto"/>
        <w:bottom w:val="none" w:sz="0" w:space="0" w:color="auto"/>
        <w:right w:val="none" w:sz="0" w:space="0" w:color="auto"/>
      </w:divBdr>
      <w:divsChild>
        <w:div w:id="194388199">
          <w:marLeft w:val="0"/>
          <w:marRight w:val="0"/>
          <w:marTop w:val="0"/>
          <w:marBottom w:val="0"/>
          <w:divBdr>
            <w:top w:val="none" w:sz="0" w:space="0" w:color="auto"/>
            <w:left w:val="none" w:sz="0" w:space="0" w:color="auto"/>
            <w:bottom w:val="none" w:sz="0" w:space="0" w:color="auto"/>
            <w:right w:val="none" w:sz="0" w:space="0" w:color="auto"/>
          </w:divBdr>
          <w:divsChild>
            <w:div w:id="14353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182559">
      <w:bodyDiv w:val="1"/>
      <w:marLeft w:val="0"/>
      <w:marRight w:val="0"/>
      <w:marTop w:val="0"/>
      <w:marBottom w:val="0"/>
      <w:divBdr>
        <w:top w:val="none" w:sz="0" w:space="0" w:color="auto"/>
        <w:left w:val="none" w:sz="0" w:space="0" w:color="auto"/>
        <w:bottom w:val="none" w:sz="0" w:space="0" w:color="auto"/>
        <w:right w:val="none" w:sz="0" w:space="0" w:color="auto"/>
      </w:divBdr>
      <w:divsChild>
        <w:div w:id="1286739184">
          <w:marLeft w:val="0"/>
          <w:marRight w:val="0"/>
          <w:marTop w:val="0"/>
          <w:marBottom w:val="0"/>
          <w:divBdr>
            <w:top w:val="none" w:sz="0" w:space="0" w:color="auto"/>
            <w:left w:val="none" w:sz="0" w:space="0" w:color="auto"/>
            <w:bottom w:val="none" w:sz="0" w:space="0" w:color="auto"/>
            <w:right w:val="none" w:sz="0" w:space="0" w:color="auto"/>
          </w:divBdr>
          <w:divsChild>
            <w:div w:id="1148983042">
              <w:marLeft w:val="0"/>
              <w:marRight w:val="0"/>
              <w:marTop w:val="0"/>
              <w:marBottom w:val="0"/>
              <w:divBdr>
                <w:top w:val="none" w:sz="0" w:space="0" w:color="auto"/>
                <w:left w:val="none" w:sz="0" w:space="0" w:color="auto"/>
                <w:bottom w:val="none" w:sz="0" w:space="0" w:color="auto"/>
                <w:right w:val="none" w:sz="0" w:space="0" w:color="auto"/>
              </w:divBdr>
            </w:div>
            <w:div w:id="10286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5330">
      <w:bodyDiv w:val="1"/>
      <w:marLeft w:val="0"/>
      <w:marRight w:val="0"/>
      <w:marTop w:val="0"/>
      <w:marBottom w:val="0"/>
      <w:divBdr>
        <w:top w:val="none" w:sz="0" w:space="0" w:color="auto"/>
        <w:left w:val="none" w:sz="0" w:space="0" w:color="auto"/>
        <w:bottom w:val="none" w:sz="0" w:space="0" w:color="auto"/>
        <w:right w:val="none" w:sz="0" w:space="0" w:color="auto"/>
      </w:divBdr>
      <w:divsChild>
        <w:div w:id="117989939">
          <w:marLeft w:val="0"/>
          <w:marRight w:val="0"/>
          <w:marTop w:val="0"/>
          <w:marBottom w:val="0"/>
          <w:divBdr>
            <w:top w:val="none" w:sz="0" w:space="0" w:color="auto"/>
            <w:left w:val="none" w:sz="0" w:space="0" w:color="auto"/>
            <w:bottom w:val="none" w:sz="0" w:space="0" w:color="auto"/>
            <w:right w:val="none" w:sz="0" w:space="0" w:color="auto"/>
          </w:divBdr>
          <w:divsChild>
            <w:div w:id="3925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363">
      <w:bodyDiv w:val="1"/>
      <w:marLeft w:val="0"/>
      <w:marRight w:val="0"/>
      <w:marTop w:val="0"/>
      <w:marBottom w:val="0"/>
      <w:divBdr>
        <w:top w:val="none" w:sz="0" w:space="0" w:color="auto"/>
        <w:left w:val="none" w:sz="0" w:space="0" w:color="auto"/>
        <w:bottom w:val="none" w:sz="0" w:space="0" w:color="auto"/>
        <w:right w:val="none" w:sz="0" w:space="0" w:color="auto"/>
      </w:divBdr>
    </w:div>
    <w:div w:id="1586571016">
      <w:bodyDiv w:val="1"/>
      <w:marLeft w:val="0"/>
      <w:marRight w:val="0"/>
      <w:marTop w:val="0"/>
      <w:marBottom w:val="0"/>
      <w:divBdr>
        <w:top w:val="none" w:sz="0" w:space="0" w:color="auto"/>
        <w:left w:val="none" w:sz="0" w:space="0" w:color="auto"/>
        <w:bottom w:val="none" w:sz="0" w:space="0" w:color="auto"/>
        <w:right w:val="none" w:sz="0" w:space="0" w:color="auto"/>
      </w:divBdr>
      <w:divsChild>
        <w:div w:id="996572555">
          <w:marLeft w:val="0"/>
          <w:marRight w:val="0"/>
          <w:marTop w:val="0"/>
          <w:marBottom w:val="0"/>
          <w:divBdr>
            <w:top w:val="none" w:sz="0" w:space="0" w:color="auto"/>
            <w:left w:val="none" w:sz="0" w:space="0" w:color="auto"/>
            <w:bottom w:val="none" w:sz="0" w:space="0" w:color="auto"/>
            <w:right w:val="none" w:sz="0" w:space="0" w:color="auto"/>
          </w:divBdr>
          <w:divsChild>
            <w:div w:id="2065791672">
              <w:marLeft w:val="0"/>
              <w:marRight w:val="0"/>
              <w:marTop w:val="0"/>
              <w:marBottom w:val="0"/>
              <w:divBdr>
                <w:top w:val="none" w:sz="0" w:space="0" w:color="auto"/>
                <w:left w:val="none" w:sz="0" w:space="0" w:color="auto"/>
                <w:bottom w:val="none" w:sz="0" w:space="0" w:color="auto"/>
                <w:right w:val="none" w:sz="0" w:space="0" w:color="auto"/>
              </w:divBdr>
            </w:div>
            <w:div w:id="4412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20944">
      <w:bodyDiv w:val="1"/>
      <w:marLeft w:val="0"/>
      <w:marRight w:val="0"/>
      <w:marTop w:val="0"/>
      <w:marBottom w:val="0"/>
      <w:divBdr>
        <w:top w:val="none" w:sz="0" w:space="0" w:color="auto"/>
        <w:left w:val="none" w:sz="0" w:space="0" w:color="auto"/>
        <w:bottom w:val="none" w:sz="0" w:space="0" w:color="auto"/>
        <w:right w:val="none" w:sz="0" w:space="0" w:color="auto"/>
      </w:divBdr>
      <w:divsChild>
        <w:div w:id="1808475771">
          <w:marLeft w:val="0"/>
          <w:marRight w:val="0"/>
          <w:marTop w:val="0"/>
          <w:marBottom w:val="0"/>
          <w:divBdr>
            <w:top w:val="none" w:sz="0" w:space="0" w:color="auto"/>
            <w:left w:val="none" w:sz="0" w:space="0" w:color="auto"/>
            <w:bottom w:val="none" w:sz="0" w:space="0" w:color="auto"/>
            <w:right w:val="none" w:sz="0" w:space="0" w:color="auto"/>
          </w:divBdr>
          <w:divsChild>
            <w:div w:id="61436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6591">
      <w:bodyDiv w:val="1"/>
      <w:marLeft w:val="0"/>
      <w:marRight w:val="0"/>
      <w:marTop w:val="0"/>
      <w:marBottom w:val="0"/>
      <w:divBdr>
        <w:top w:val="none" w:sz="0" w:space="0" w:color="auto"/>
        <w:left w:val="none" w:sz="0" w:space="0" w:color="auto"/>
        <w:bottom w:val="none" w:sz="0" w:space="0" w:color="auto"/>
        <w:right w:val="none" w:sz="0" w:space="0" w:color="auto"/>
      </w:divBdr>
      <w:divsChild>
        <w:div w:id="1645313322">
          <w:marLeft w:val="0"/>
          <w:marRight w:val="0"/>
          <w:marTop w:val="0"/>
          <w:marBottom w:val="0"/>
          <w:divBdr>
            <w:top w:val="none" w:sz="0" w:space="0" w:color="auto"/>
            <w:left w:val="none" w:sz="0" w:space="0" w:color="auto"/>
            <w:bottom w:val="none" w:sz="0" w:space="0" w:color="auto"/>
            <w:right w:val="none" w:sz="0" w:space="0" w:color="auto"/>
          </w:divBdr>
          <w:divsChild>
            <w:div w:id="19717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7372">
      <w:bodyDiv w:val="1"/>
      <w:marLeft w:val="0"/>
      <w:marRight w:val="0"/>
      <w:marTop w:val="0"/>
      <w:marBottom w:val="0"/>
      <w:divBdr>
        <w:top w:val="none" w:sz="0" w:space="0" w:color="auto"/>
        <w:left w:val="none" w:sz="0" w:space="0" w:color="auto"/>
        <w:bottom w:val="none" w:sz="0" w:space="0" w:color="auto"/>
        <w:right w:val="none" w:sz="0" w:space="0" w:color="auto"/>
      </w:divBdr>
      <w:divsChild>
        <w:div w:id="439836781">
          <w:marLeft w:val="0"/>
          <w:marRight w:val="0"/>
          <w:marTop w:val="0"/>
          <w:marBottom w:val="0"/>
          <w:divBdr>
            <w:top w:val="none" w:sz="0" w:space="0" w:color="auto"/>
            <w:left w:val="none" w:sz="0" w:space="0" w:color="auto"/>
            <w:bottom w:val="none" w:sz="0" w:space="0" w:color="auto"/>
            <w:right w:val="none" w:sz="0" w:space="0" w:color="auto"/>
          </w:divBdr>
          <w:divsChild>
            <w:div w:id="38872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6957">
      <w:bodyDiv w:val="1"/>
      <w:marLeft w:val="0"/>
      <w:marRight w:val="0"/>
      <w:marTop w:val="0"/>
      <w:marBottom w:val="0"/>
      <w:divBdr>
        <w:top w:val="none" w:sz="0" w:space="0" w:color="auto"/>
        <w:left w:val="none" w:sz="0" w:space="0" w:color="auto"/>
        <w:bottom w:val="none" w:sz="0" w:space="0" w:color="auto"/>
        <w:right w:val="none" w:sz="0" w:space="0" w:color="auto"/>
      </w:divBdr>
      <w:divsChild>
        <w:div w:id="1391416408">
          <w:marLeft w:val="0"/>
          <w:marRight w:val="0"/>
          <w:marTop w:val="0"/>
          <w:marBottom w:val="0"/>
          <w:divBdr>
            <w:top w:val="none" w:sz="0" w:space="0" w:color="auto"/>
            <w:left w:val="none" w:sz="0" w:space="0" w:color="auto"/>
            <w:bottom w:val="none" w:sz="0" w:space="0" w:color="auto"/>
            <w:right w:val="none" w:sz="0" w:space="0" w:color="auto"/>
          </w:divBdr>
          <w:divsChild>
            <w:div w:id="147629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26947">
      <w:bodyDiv w:val="1"/>
      <w:marLeft w:val="0"/>
      <w:marRight w:val="0"/>
      <w:marTop w:val="0"/>
      <w:marBottom w:val="0"/>
      <w:divBdr>
        <w:top w:val="none" w:sz="0" w:space="0" w:color="auto"/>
        <w:left w:val="none" w:sz="0" w:space="0" w:color="auto"/>
        <w:bottom w:val="none" w:sz="0" w:space="0" w:color="auto"/>
        <w:right w:val="none" w:sz="0" w:space="0" w:color="auto"/>
      </w:divBdr>
    </w:div>
    <w:div w:id="1657610398">
      <w:bodyDiv w:val="1"/>
      <w:marLeft w:val="0"/>
      <w:marRight w:val="0"/>
      <w:marTop w:val="0"/>
      <w:marBottom w:val="0"/>
      <w:divBdr>
        <w:top w:val="none" w:sz="0" w:space="0" w:color="auto"/>
        <w:left w:val="none" w:sz="0" w:space="0" w:color="auto"/>
        <w:bottom w:val="none" w:sz="0" w:space="0" w:color="auto"/>
        <w:right w:val="none" w:sz="0" w:space="0" w:color="auto"/>
      </w:divBdr>
      <w:divsChild>
        <w:div w:id="564606535">
          <w:marLeft w:val="0"/>
          <w:marRight w:val="0"/>
          <w:marTop w:val="0"/>
          <w:marBottom w:val="0"/>
          <w:divBdr>
            <w:top w:val="none" w:sz="0" w:space="0" w:color="auto"/>
            <w:left w:val="none" w:sz="0" w:space="0" w:color="auto"/>
            <w:bottom w:val="none" w:sz="0" w:space="0" w:color="auto"/>
            <w:right w:val="none" w:sz="0" w:space="0" w:color="auto"/>
          </w:divBdr>
          <w:divsChild>
            <w:div w:id="1608585980">
              <w:marLeft w:val="0"/>
              <w:marRight w:val="0"/>
              <w:marTop w:val="0"/>
              <w:marBottom w:val="0"/>
              <w:divBdr>
                <w:top w:val="none" w:sz="0" w:space="0" w:color="auto"/>
                <w:left w:val="none" w:sz="0" w:space="0" w:color="auto"/>
                <w:bottom w:val="none" w:sz="0" w:space="0" w:color="auto"/>
                <w:right w:val="none" w:sz="0" w:space="0" w:color="auto"/>
              </w:divBdr>
            </w:div>
            <w:div w:id="14109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2827">
      <w:bodyDiv w:val="1"/>
      <w:marLeft w:val="0"/>
      <w:marRight w:val="0"/>
      <w:marTop w:val="0"/>
      <w:marBottom w:val="0"/>
      <w:divBdr>
        <w:top w:val="none" w:sz="0" w:space="0" w:color="auto"/>
        <w:left w:val="none" w:sz="0" w:space="0" w:color="auto"/>
        <w:bottom w:val="none" w:sz="0" w:space="0" w:color="auto"/>
        <w:right w:val="none" w:sz="0" w:space="0" w:color="auto"/>
      </w:divBdr>
      <w:divsChild>
        <w:div w:id="315457294">
          <w:marLeft w:val="0"/>
          <w:marRight w:val="0"/>
          <w:marTop w:val="0"/>
          <w:marBottom w:val="0"/>
          <w:divBdr>
            <w:top w:val="none" w:sz="0" w:space="0" w:color="auto"/>
            <w:left w:val="none" w:sz="0" w:space="0" w:color="auto"/>
            <w:bottom w:val="none" w:sz="0" w:space="0" w:color="auto"/>
            <w:right w:val="none" w:sz="0" w:space="0" w:color="auto"/>
          </w:divBdr>
          <w:divsChild>
            <w:div w:id="8373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82537">
      <w:bodyDiv w:val="1"/>
      <w:marLeft w:val="0"/>
      <w:marRight w:val="0"/>
      <w:marTop w:val="0"/>
      <w:marBottom w:val="0"/>
      <w:divBdr>
        <w:top w:val="none" w:sz="0" w:space="0" w:color="auto"/>
        <w:left w:val="none" w:sz="0" w:space="0" w:color="auto"/>
        <w:bottom w:val="none" w:sz="0" w:space="0" w:color="auto"/>
        <w:right w:val="none" w:sz="0" w:space="0" w:color="auto"/>
      </w:divBdr>
      <w:divsChild>
        <w:div w:id="337125004">
          <w:marLeft w:val="0"/>
          <w:marRight w:val="0"/>
          <w:marTop w:val="0"/>
          <w:marBottom w:val="0"/>
          <w:divBdr>
            <w:top w:val="none" w:sz="0" w:space="0" w:color="auto"/>
            <w:left w:val="none" w:sz="0" w:space="0" w:color="auto"/>
            <w:bottom w:val="none" w:sz="0" w:space="0" w:color="auto"/>
            <w:right w:val="none" w:sz="0" w:space="0" w:color="auto"/>
          </w:divBdr>
          <w:divsChild>
            <w:div w:id="3484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7739">
      <w:bodyDiv w:val="1"/>
      <w:marLeft w:val="0"/>
      <w:marRight w:val="0"/>
      <w:marTop w:val="0"/>
      <w:marBottom w:val="0"/>
      <w:divBdr>
        <w:top w:val="none" w:sz="0" w:space="0" w:color="auto"/>
        <w:left w:val="none" w:sz="0" w:space="0" w:color="auto"/>
        <w:bottom w:val="none" w:sz="0" w:space="0" w:color="auto"/>
        <w:right w:val="none" w:sz="0" w:space="0" w:color="auto"/>
      </w:divBdr>
      <w:divsChild>
        <w:div w:id="1933120920">
          <w:marLeft w:val="0"/>
          <w:marRight w:val="0"/>
          <w:marTop w:val="0"/>
          <w:marBottom w:val="0"/>
          <w:divBdr>
            <w:top w:val="none" w:sz="0" w:space="0" w:color="auto"/>
            <w:left w:val="none" w:sz="0" w:space="0" w:color="auto"/>
            <w:bottom w:val="none" w:sz="0" w:space="0" w:color="auto"/>
            <w:right w:val="none" w:sz="0" w:space="0" w:color="auto"/>
          </w:divBdr>
          <w:divsChild>
            <w:div w:id="689648433">
              <w:marLeft w:val="0"/>
              <w:marRight w:val="0"/>
              <w:marTop w:val="0"/>
              <w:marBottom w:val="0"/>
              <w:divBdr>
                <w:top w:val="none" w:sz="0" w:space="0" w:color="auto"/>
                <w:left w:val="none" w:sz="0" w:space="0" w:color="auto"/>
                <w:bottom w:val="none" w:sz="0" w:space="0" w:color="auto"/>
                <w:right w:val="none" w:sz="0" w:space="0" w:color="auto"/>
              </w:divBdr>
            </w:div>
            <w:div w:id="1821922419">
              <w:marLeft w:val="0"/>
              <w:marRight w:val="0"/>
              <w:marTop w:val="0"/>
              <w:marBottom w:val="0"/>
              <w:divBdr>
                <w:top w:val="none" w:sz="0" w:space="0" w:color="auto"/>
                <w:left w:val="none" w:sz="0" w:space="0" w:color="auto"/>
                <w:bottom w:val="none" w:sz="0" w:space="0" w:color="auto"/>
                <w:right w:val="none" w:sz="0" w:space="0" w:color="auto"/>
              </w:divBdr>
            </w:div>
            <w:div w:id="1574269653">
              <w:marLeft w:val="0"/>
              <w:marRight w:val="0"/>
              <w:marTop w:val="0"/>
              <w:marBottom w:val="0"/>
              <w:divBdr>
                <w:top w:val="none" w:sz="0" w:space="0" w:color="auto"/>
                <w:left w:val="none" w:sz="0" w:space="0" w:color="auto"/>
                <w:bottom w:val="none" w:sz="0" w:space="0" w:color="auto"/>
                <w:right w:val="none" w:sz="0" w:space="0" w:color="auto"/>
              </w:divBdr>
            </w:div>
            <w:div w:id="2033995006">
              <w:marLeft w:val="0"/>
              <w:marRight w:val="0"/>
              <w:marTop w:val="0"/>
              <w:marBottom w:val="0"/>
              <w:divBdr>
                <w:top w:val="none" w:sz="0" w:space="0" w:color="auto"/>
                <w:left w:val="none" w:sz="0" w:space="0" w:color="auto"/>
                <w:bottom w:val="none" w:sz="0" w:space="0" w:color="auto"/>
                <w:right w:val="none" w:sz="0" w:space="0" w:color="auto"/>
              </w:divBdr>
            </w:div>
            <w:div w:id="957687590">
              <w:marLeft w:val="0"/>
              <w:marRight w:val="0"/>
              <w:marTop w:val="0"/>
              <w:marBottom w:val="0"/>
              <w:divBdr>
                <w:top w:val="none" w:sz="0" w:space="0" w:color="auto"/>
                <w:left w:val="none" w:sz="0" w:space="0" w:color="auto"/>
                <w:bottom w:val="none" w:sz="0" w:space="0" w:color="auto"/>
                <w:right w:val="none" w:sz="0" w:space="0" w:color="auto"/>
              </w:divBdr>
            </w:div>
            <w:div w:id="1763794428">
              <w:marLeft w:val="0"/>
              <w:marRight w:val="0"/>
              <w:marTop w:val="0"/>
              <w:marBottom w:val="0"/>
              <w:divBdr>
                <w:top w:val="none" w:sz="0" w:space="0" w:color="auto"/>
                <w:left w:val="none" w:sz="0" w:space="0" w:color="auto"/>
                <w:bottom w:val="none" w:sz="0" w:space="0" w:color="auto"/>
                <w:right w:val="none" w:sz="0" w:space="0" w:color="auto"/>
              </w:divBdr>
            </w:div>
            <w:div w:id="1074931722">
              <w:marLeft w:val="0"/>
              <w:marRight w:val="0"/>
              <w:marTop w:val="0"/>
              <w:marBottom w:val="0"/>
              <w:divBdr>
                <w:top w:val="none" w:sz="0" w:space="0" w:color="auto"/>
                <w:left w:val="none" w:sz="0" w:space="0" w:color="auto"/>
                <w:bottom w:val="none" w:sz="0" w:space="0" w:color="auto"/>
                <w:right w:val="none" w:sz="0" w:space="0" w:color="auto"/>
              </w:divBdr>
            </w:div>
            <w:div w:id="461074344">
              <w:marLeft w:val="0"/>
              <w:marRight w:val="0"/>
              <w:marTop w:val="0"/>
              <w:marBottom w:val="0"/>
              <w:divBdr>
                <w:top w:val="none" w:sz="0" w:space="0" w:color="auto"/>
                <w:left w:val="none" w:sz="0" w:space="0" w:color="auto"/>
                <w:bottom w:val="none" w:sz="0" w:space="0" w:color="auto"/>
                <w:right w:val="none" w:sz="0" w:space="0" w:color="auto"/>
              </w:divBdr>
            </w:div>
            <w:div w:id="980040990">
              <w:marLeft w:val="0"/>
              <w:marRight w:val="0"/>
              <w:marTop w:val="0"/>
              <w:marBottom w:val="0"/>
              <w:divBdr>
                <w:top w:val="none" w:sz="0" w:space="0" w:color="auto"/>
                <w:left w:val="none" w:sz="0" w:space="0" w:color="auto"/>
                <w:bottom w:val="none" w:sz="0" w:space="0" w:color="auto"/>
                <w:right w:val="none" w:sz="0" w:space="0" w:color="auto"/>
              </w:divBdr>
            </w:div>
            <w:div w:id="869028188">
              <w:marLeft w:val="0"/>
              <w:marRight w:val="0"/>
              <w:marTop w:val="0"/>
              <w:marBottom w:val="0"/>
              <w:divBdr>
                <w:top w:val="none" w:sz="0" w:space="0" w:color="auto"/>
                <w:left w:val="none" w:sz="0" w:space="0" w:color="auto"/>
                <w:bottom w:val="none" w:sz="0" w:space="0" w:color="auto"/>
                <w:right w:val="none" w:sz="0" w:space="0" w:color="auto"/>
              </w:divBdr>
            </w:div>
            <w:div w:id="1244602402">
              <w:marLeft w:val="0"/>
              <w:marRight w:val="0"/>
              <w:marTop w:val="0"/>
              <w:marBottom w:val="0"/>
              <w:divBdr>
                <w:top w:val="none" w:sz="0" w:space="0" w:color="auto"/>
                <w:left w:val="none" w:sz="0" w:space="0" w:color="auto"/>
                <w:bottom w:val="none" w:sz="0" w:space="0" w:color="auto"/>
                <w:right w:val="none" w:sz="0" w:space="0" w:color="auto"/>
              </w:divBdr>
            </w:div>
            <w:div w:id="990598677">
              <w:marLeft w:val="0"/>
              <w:marRight w:val="0"/>
              <w:marTop w:val="0"/>
              <w:marBottom w:val="0"/>
              <w:divBdr>
                <w:top w:val="none" w:sz="0" w:space="0" w:color="auto"/>
                <w:left w:val="none" w:sz="0" w:space="0" w:color="auto"/>
                <w:bottom w:val="none" w:sz="0" w:space="0" w:color="auto"/>
                <w:right w:val="none" w:sz="0" w:space="0" w:color="auto"/>
              </w:divBdr>
            </w:div>
            <w:div w:id="31539494">
              <w:marLeft w:val="0"/>
              <w:marRight w:val="0"/>
              <w:marTop w:val="0"/>
              <w:marBottom w:val="0"/>
              <w:divBdr>
                <w:top w:val="none" w:sz="0" w:space="0" w:color="auto"/>
                <w:left w:val="none" w:sz="0" w:space="0" w:color="auto"/>
                <w:bottom w:val="none" w:sz="0" w:space="0" w:color="auto"/>
                <w:right w:val="none" w:sz="0" w:space="0" w:color="auto"/>
              </w:divBdr>
            </w:div>
            <w:div w:id="1690137196">
              <w:marLeft w:val="0"/>
              <w:marRight w:val="0"/>
              <w:marTop w:val="0"/>
              <w:marBottom w:val="0"/>
              <w:divBdr>
                <w:top w:val="none" w:sz="0" w:space="0" w:color="auto"/>
                <w:left w:val="none" w:sz="0" w:space="0" w:color="auto"/>
                <w:bottom w:val="none" w:sz="0" w:space="0" w:color="auto"/>
                <w:right w:val="none" w:sz="0" w:space="0" w:color="auto"/>
              </w:divBdr>
            </w:div>
            <w:div w:id="838616492">
              <w:marLeft w:val="0"/>
              <w:marRight w:val="0"/>
              <w:marTop w:val="0"/>
              <w:marBottom w:val="0"/>
              <w:divBdr>
                <w:top w:val="none" w:sz="0" w:space="0" w:color="auto"/>
                <w:left w:val="none" w:sz="0" w:space="0" w:color="auto"/>
                <w:bottom w:val="none" w:sz="0" w:space="0" w:color="auto"/>
                <w:right w:val="none" w:sz="0" w:space="0" w:color="auto"/>
              </w:divBdr>
            </w:div>
            <w:div w:id="2115400454">
              <w:marLeft w:val="0"/>
              <w:marRight w:val="0"/>
              <w:marTop w:val="0"/>
              <w:marBottom w:val="0"/>
              <w:divBdr>
                <w:top w:val="none" w:sz="0" w:space="0" w:color="auto"/>
                <w:left w:val="none" w:sz="0" w:space="0" w:color="auto"/>
                <w:bottom w:val="none" w:sz="0" w:space="0" w:color="auto"/>
                <w:right w:val="none" w:sz="0" w:space="0" w:color="auto"/>
              </w:divBdr>
            </w:div>
            <w:div w:id="1257666687">
              <w:marLeft w:val="0"/>
              <w:marRight w:val="0"/>
              <w:marTop w:val="0"/>
              <w:marBottom w:val="0"/>
              <w:divBdr>
                <w:top w:val="none" w:sz="0" w:space="0" w:color="auto"/>
                <w:left w:val="none" w:sz="0" w:space="0" w:color="auto"/>
                <w:bottom w:val="none" w:sz="0" w:space="0" w:color="auto"/>
                <w:right w:val="none" w:sz="0" w:space="0" w:color="auto"/>
              </w:divBdr>
            </w:div>
            <w:div w:id="1500778259">
              <w:marLeft w:val="0"/>
              <w:marRight w:val="0"/>
              <w:marTop w:val="0"/>
              <w:marBottom w:val="0"/>
              <w:divBdr>
                <w:top w:val="none" w:sz="0" w:space="0" w:color="auto"/>
                <w:left w:val="none" w:sz="0" w:space="0" w:color="auto"/>
                <w:bottom w:val="none" w:sz="0" w:space="0" w:color="auto"/>
                <w:right w:val="none" w:sz="0" w:space="0" w:color="auto"/>
              </w:divBdr>
            </w:div>
            <w:div w:id="1719237575">
              <w:marLeft w:val="0"/>
              <w:marRight w:val="0"/>
              <w:marTop w:val="0"/>
              <w:marBottom w:val="0"/>
              <w:divBdr>
                <w:top w:val="none" w:sz="0" w:space="0" w:color="auto"/>
                <w:left w:val="none" w:sz="0" w:space="0" w:color="auto"/>
                <w:bottom w:val="none" w:sz="0" w:space="0" w:color="auto"/>
                <w:right w:val="none" w:sz="0" w:space="0" w:color="auto"/>
              </w:divBdr>
            </w:div>
            <w:div w:id="6950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25358">
      <w:bodyDiv w:val="1"/>
      <w:marLeft w:val="0"/>
      <w:marRight w:val="0"/>
      <w:marTop w:val="0"/>
      <w:marBottom w:val="0"/>
      <w:divBdr>
        <w:top w:val="none" w:sz="0" w:space="0" w:color="auto"/>
        <w:left w:val="none" w:sz="0" w:space="0" w:color="auto"/>
        <w:bottom w:val="none" w:sz="0" w:space="0" w:color="auto"/>
        <w:right w:val="none" w:sz="0" w:space="0" w:color="auto"/>
      </w:divBdr>
      <w:divsChild>
        <w:div w:id="88238153">
          <w:marLeft w:val="0"/>
          <w:marRight w:val="0"/>
          <w:marTop w:val="0"/>
          <w:marBottom w:val="0"/>
          <w:divBdr>
            <w:top w:val="none" w:sz="0" w:space="0" w:color="auto"/>
            <w:left w:val="none" w:sz="0" w:space="0" w:color="auto"/>
            <w:bottom w:val="none" w:sz="0" w:space="0" w:color="auto"/>
            <w:right w:val="none" w:sz="0" w:space="0" w:color="auto"/>
          </w:divBdr>
          <w:divsChild>
            <w:div w:id="154864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8068">
      <w:bodyDiv w:val="1"/>
      <w:marLeft w:val="0"/>
      <w:marRight w:val="0"/>
      <w:marTop w:val="0"/>
      <w:marBottom w:val="0"/>
      <w:divBdr>
        <w:top w:val="none" w:sz="0" w:space="0" w:color="auto"/>
        <w:left w:val="none" w:sz="0" w:space="0" w:color="auto"/>
        <w:bottom w:val="none" w:sz="0" w:space="0" w:color="auto"/>
        <w:right w:val="none" w:sz="0" w:space="0" w:color="auto"/>
      </w:divBdr>
      <w:divsChild>
        <w:div w:id="1255940261">
          <w:marLeft w:val="0"/>
          <w:marRight w:val="0"/>
          <w:marTop w:val="0"/>
          <w:marBottom w:val="0"/>
          <w:divBdr>
            <w:top w:val="none" w:sz="0" w:space="0" w:color="auto"/>
            <w:left w:val="none" w:sz="0" w:space="0" w:color="auto"/>
            <w:bottom w:val="none" w:sz="0" w:space="0" w:color="auto"/>
            <w:right w:val="none" w:sz="0" w:space="0" w:color="auto"/>
          </w:divBdr>
          <w:divsChild>
            <w:div w:id="1681002770">
              <w:marLeft w:val="0"/>
              <w:marRight w:val="0"/>
              <w:marTop w:val="0"/>
              <w:marBottom w:val="0"/>
              <w:divBdr>
                <w:top w:val="none" w:sz="0" w:space="0" w:color="auto"/>
                <w:left w:val="none" w:sz="0" w:space="0" w:color="auto"/>
                <w:bottom w:val="none" w:sz="0" w:space="0" w:color="auto"/>
                <w:right w:val="none" w:sz="0" w:space="0" w:color="auto"/>
              </w:divBdr>
            </w:div>
            <w:div w:id="1945530206">
              <w:marLeft w:val="0"/>
              <w:marRight w:val="0"/>
              <w:marTop w:val="0"/>
              <w:marBottom w:val="0"/>
              <w:divBdr>
                <w:top w:val="none" w:sz="0" w:space="0" w:color="auto"/>
                <w:left w:val="none" w:sz="0" w:space="0" w:color="auto"/>
                <w:bottom w:val="none" w:sz="0" w:space="0" w:color="auto"/>
                <w:right w:val="none" w:sz="0" w:space="0" w:color="auto"/>
              </w:divBdr>
            </w:div>
            <w:div w:id="292249922">
              <w:marLeft w:val="0"/>
              <w:marRight w:val="0"/>
              <w:marTop w:val="0"/>
              <w:marBottom w:val="0"/>
              <w:divBdr>
                <w:top w:val="none" w:sz="0" w:space="0" w:color="auto"/>
                <w:left w:val="none" w:sz="0" w:space="0" w:color="auto"/>
                <w:bottom w:val="none" w:sz="0" w:space="0" w:color="auto"/>
                <w:right w:val="none" w:sz="0" w:space="0" w:color="auto"/>
              </w:divBdr>
            </w:div>
            <w:div w:id="1399597267">
              <w:marLeft w:val="0"/>
              <w:marRight w:val="0"/>
              <w:marTop w:val="0"/>
              <w:marBottom w:val="0"/>
              <w:divBdr>
                <w:top w:val="none" w:sz="0" w:space="0" w:color="auto"/>
                <w:left w:val="none" w:sz="0" w:space="0" w:color="auto"/>
                <w:bottom w:val="none" w:sz="0" w:space="0" w:color="auto"/>
                <w:right w:val="none" w:sz="0" w:space="0" w:color="auto"/>
              </w:divBdr>
            </w:div>
            <w:div w:id="943458146">
              <w:marLeft w:val="0"/>
              <w:marRight w:val="0"/>
              <w:marTop w:val="0"/>
              <w:marBottom w:val="0"/>
              <w:divBdr>
                <w:top w:val="none" w:sz="0" w:space="0" w:color="auto"/>
                <w:left w:val="none" w:sz="0" w:space="0" w:color="auto"/>
                <w:bottom w:val="none" w:sz="0" w:space="0" w:color="auto"/>
                <w:right w:val="none" w:sz="0" w:space="0" w:color="auto"/>
              </w:divBdr>
            </w:div>
            <w:div w:id="1299650524">
              <w:marLeft w:val="0"/>
              <w:marRight w:val="0"/>
              <w:marTop w:val="0"/>
              <w:marBottom w:val="0"/>
              <w:divBdr>
                <w:top w:val="none" w:sz="0" w:space="0" w:color="auto"/>
                <w:left w:val="none" w:sz="0" w:space="0" w:color="auto"/>
                <w:bottom w:val="none" w:sz="0" w:space="0" w:color="auto"/>
                <w:right w:val="none" w:sz="0" w:space="0" w:color="auto"/>
              </w:divBdr>
            </w:div>
            <w:div w:id="1412851394">
              <w:marLeft w:val="0"/>
              <w:marRight w:val="0"/>
              <w:marTop w:val="0"/>
              <w:marBottom w:val="0"/>
              <w:divBdr>
                <w:top w:val="none" w:sz="0" w:space="0" w:color="auto"/>
                <w:left w:val="none" w:sz="0" w:space="0" w:color="auto"/>
                <w:bottom w:val="none" w:sz="0" w:space="0" w:color="auto"/>
                <w:right w:val="none" w:sz="0" w:space="0" w:color="auto"/>
              </w:divBdr>
            </w:div>
            <w:div w:id="1168137481">
              <w:marLeft w:val="0"/>
              <w:marRight w:val="0"/>
              <w:marTop w:val="0"/>
              <w:marBottom w:val="0"/>
              <w:divBdr>
                <w:top w:val="none" w:sz="0" w:space="0" w:color="auto"/>
                <w:left w:val="none" w:sz="0" w:space="0" w:color="auto"/>
                <w:bottom w:val="none" w:sz="0" w:space="0" w:color="auto"/>
                <w:right w:val="none" w:sz="0" w:space="0" w:color="auto"/>
              </w:divBdr>
            </w:div>
            <w:div w:id="1074938315">
              <w:marLeft w:val="0"/>
              <w:marRight w:val="0"/>
              <w:marTop w:val="0"/>
              <w:marBottom w:val="0"/>
              <w:divBdr>
                <w:top w:val="none" w:sz="0" w:space="0" w:color="auto"/>
                <w:left w:val="none" w:sz="0" w:space="0" w:color="auto"/>
                <w:bottom w:val="none" w:sz="0" w:space="0" w:color="auto"/>
                <w:right w:val="none" w:sz="0" w:space="0" w:color="auto"/>
              </w:divBdr>
            </w:div>
            <w:div w:id="303585517">
              <w:marLeft w:val="0"/>
              <w:marRight w:val="0"/>
              <w:marTop w:val="0"/>
              <w:marBottom w:val="0"/>
              <w:divBdr>
                <w:top w:val="none" w:sz="0" w:space="0" w:color="auto"/>
                <w:left w:val="none" w:sz="0" w:space="0" w:color="auto"/>
                <w:bottom w:val="none" w:sz="0" w:space="0" w:color="auto"/>
                <w:right w:val="none" w:sz="0" w:space="0" w:color="auto"/>
              </w:divBdr>
            </w:div>
            <w:div w:id="212616646">
              <w:marLeft w:val="0"/>
              <w:marRight w:val="0"/>
              <w:marTop w:val="0"/>
              <w:marBottom w:val="0"/>
              <w:divBdr>
                <w:top w:val="none" w:sz="0" w:space="0" w:color="auto"/>
                <w:left w:val="none" w:sz="0" w:space="0" w:color="auto"/>
                <w:bottom w:val="none" w:sz="0" w:space="0" w:color="auto"/>
                <w:right w:val="none" w:sz="0" w:space="0" w:color="auto"/>
              </w:divBdr>
            </w:div>
            <w:div w:id="1628314261">
              <w:marLeft w:val="0"/>
              <w:marRight w:val="0"/>
              <w:marTop w:val="0"/>
              <w:marBottom w:val="0"/>
              <w:divBdr>
                <w:top w:val="none" w:sz="0" w:space="0" w:color="auto"/>
                <w:left w:val="none" w:sz="0" w:space="0" w:color="auto"/>
                <w:bottom w:val="none" w:sz="0" w:space="0" w:color="auto"/>
                <w:right w:val="none" w:sz="0" w:space="0" w:color="auto"/>
              </w:divBdr>
            </w:div>
            <w:div w:id="1557080317">
              <w:marLeft w:val="0"/>
              <w:marRight w:val="0"/>
              <w:marTop w:val="0"/>
              <w:marBottom w:val="0"/>
              <w:divBdr>
                <w:top w:val="none" w:sz="0" w:space="0" w:color="auto"/>
                <w:left w:val="none" w:sz="0" w:space="0" w:color="auto"/>
                <w:bottom w:val="none" w:sz="0" w:space="0" w:color="auto"/>
                <w:right w:val="none" w:sz="0" w:space="0" w:color="auto"/>
              </w:divBdr>
            </w:div>
            <w:div w:id="271285290">
              <w:marLeft w:val="0"/>
              <w:marRight w:val="0"/>
              <w:marTop w:val="0"/>
              <w:marBottom w:val="0"/>
              <w:divBdr>
                <w:top w:val="none" w:sz="0" w:space="0" w:color="auto"/>
                <w:left w:val="none" w:sz="0" w:space="0" w:color="auto"/>
                <w:bottom w:val="none" w:sz="0" w:space="0" w:color="auto"/>
                <w:right w:val="none" w:sz="0" w:space="0" w:color="auto"/>
              </w:divBdr>
            </w:div>
            <w:div w:id="2097166859">
              <w:marLeft w:val="0"/>
              <w:marRight w:val="0"/>
              <w:marTop w:val="0"/>
              <w:marBottom w:val="0"/>
              <w:divBdr>
                <w:top w:val="none" w:sz="0" w:space="0" w:color="auto"/>
                <w:left w:val="none" w:sz="0" w:space="0" w:color="auto"/>
                <w:bottom w:val="none" w:sz="0" w:space="0" w:color="auto"/>
                <w:right w:val="none" w:sz="0" w:space="0" w:color="auto"/>
              </w:divBdr>
            </w:div>
            <w:div w:id="1399398481">
              <w:marLeft w:val="0"/>
              <w:marRight w:val="0"/>
              <w:marTop w:val="0"/>
              <w:marBottom w:val="0"/>
              <w:divBdr>
                <w:top w:val="none" w:sz="0" w:space="0" w:color="auto"/>
                <w:left w:val="none" w:sz="0" w:space="0" w:color="auto"/>
                <w:bottom w:val="none" w:sz="0" w:space="0" w:color="auto"/>
                <w:right w:val="none" w:sz="0" w:space="0" w:color="auto"/>
              </w:divBdr>
            </w:div>
            <w:div w:id="1623727248">
              <w:marLeft w:val="0"/>
              <w:marRight w:val="0"/>
              <w:marTop w:val="0"/>
              <w:marBottom w:val="0"/>
              <w:divBdr>
                <w:top w:val="none" w:sz="0" w:space="0" w:color="auto"/>
                <w:left w:val="none" w:sz="0" w:space="0" w:color="auto"/>
                <w:bottom w:val="none" w:sz="0" w:space="0" w:color="auto"/>
                <w:right w:val="none" w:sz="0" w:space="0" w:color="auto"/>
              </w:divBdr>
            </w:div>
            <w:div w:id="1331712315">
              <w:marLeft w:val="0"/>
              <w:marRight w:val="0"/>
              <w:marTop w:val="0"/>
              <w:marBottom w:val="0"/>
              <w:divBdr>
                <w:top w:val="none" w:sz="0" w:space="0" w:color="auto"/>
                <w:left w:val="none" w:sz="0" w:space="0" w:color="auto"/>
                <w:bottom w:val="none" w:sz="0" w:space="0" w:color="auto"/>
                <w:right w:val="none" w:sz="0" w:space="0" w:color="auto"/>
              </w:divBdr>
            </w:div>
            <w:div w:id="1755777561">
              <w:marLeft w:val="0"/>
              <w:marRight w:val="0"/>
              <w:marTop w:val="0"/>
              <w:marBottom w:val="0"/>
              <w:divBdr>
                <w:top w:val="none" w:sz="0" w:space="0" w:color="auto"/>
                <w:left w:val="none" w:sz="0" w:space="0" w:color="auto"/>
                <w:bottom w:val="none" w:sz="0" w:space="0" w:color="auto"/>
                <w:right w:val="none" w:sz="0" w:space="0" w:color="auto"/>
              </w:divBdr>
            </w:div>
            <w:div w:id="2079397491">
              <w:marLeft w:val="0"/>
              <w:marRight w:val="0"/>
              <w:marTop w:val="0"/>
              <w:marBottom w:val="0"/>
              <w:divBdr>
                <w:top w:val="none" w:sz="0" w:space="0" w:color="auto"/>
                <w:left w:val="none" w:sz="0" w:space="0" w:color="auto"/>
                <w:bottom w:val="none" w:sz="0" w:space="0" w:color="auto"/>
                <w:right w:val="none" w:sz="0" w:space="0" w:color="auto"/>
              </w:divBdr>
            </w:div>
            <w:div w:id="1152209674">
              <w:marLeft w:val="0"/>
              <w:marRight w:val="0"/>
              <w:marTop w:val="0"/>
              <w:marBottom w:val="0"/>
              <w:divBdr>
                <w:top w:val="none" w:sz="0" w:space="0" w:color="auto"/>
                <w:left w:val="none" w:sz="0" w:space="0" w:color="auto"/>
                <w:bottom w:val="none" w:sz="0" w:space="0" w:color="auto"/>
                <w:right w:val="none" w:sz="0" w:space="0" w:color="auto"/>
              </w:divBdr>
            </w:div>
            <w:div w:id="1463813565">
              <w:marLeft w:val="0"/>
              <w:marRight w:val="0"/>
              <w:marTop w:val="0"/>
              <w:marBottom w:val="0"/>
              <w:divBdr>
                <w:top w:val="none" w:sz="0" w:space="0" w:color="auto"/>
                <w:left w:val="none" w:sz="0" w:space="0" w:color="auto"/>
                <w:bottom w:val="none" w:sz="0" w:space="0" w:color="auto"/>
                <w:right w:val="none" w:sz="0" w:space="0" w:color="auto"/>
              </w:divBdr>
            </w:div>
            <w:div w:id="796988871">
              <w:marLeft w:val="0"/>
              <w:marRight w:val="0"/>
              <w:marTop w:val="0"/>
              <w:marBottom w:val="0"/>
              <w:divBdr>
                <w:top w:val="none" w:sz="0" w:space="0" w:color="auto"/>
                <w:left w:val="none" w:sz="0" w:space="0" w:color="auto"/>
                <w:bottom w:val="none" w:sz="0" w:space="0" w:color="auto"/>
                <w:right w:val="none" w:sz="0" w:space="0" w:color="auto"/>
              </w:divBdr>
            </w:div>
            <w:div w:id="2107460282">
              <w:marLeft w:val="0"/>
              <w:marRight w:val="0"/>
              <w:marTop w:val="0"/>
              <w:marBottom w:val="0"/>
              <w:divBdr>
                <w:top w:val="none" w:sz="0" w:space="0" w:color="auto"/>
                <w:left w:val="none" w:sz="0" w:space="0" w:color="auto"/>
                <w:bottom w:val="none" w:sz="0" w:space="0" w:color="auto"/>
                <w:right w:val="none" w:sz="0" w:space="0" w:color="auto"/>
              </w:divBdr>
            </w:div>
            <w:div w:id="1835418320">
              <w:marLeft w:val="0"/>
              <w:marRight w:val="0"/>
              <w:marTop w:val="0"/>
              <w:marBottom w:val="0"/>
              <w:divBdr>
                <w:top w:val="none" w:sz="0" w:space="0" w:color="auto"/>
                <w:left w:val="none" w:sz="0" w:space="0" w:color="auto"/>
                <w:bottom w:val="none" w:sz="0" w:space="0" w:color="auto"/>
                <w:right w:val="none" w:sz="0" w:space="0" w:color="auto"/>
              </w:divBdr>
            </w:div>
            <w:div w:id="1294291176">
              <w:marLeft w:val="0"/>
              <w:marRight w:val="0"/>
              <w:marTop w:val="0"/>
              <w:marBottom w:val="0"/>
              <w:divBdr>
                <w:top w:val="none" w:sz="0" w:space="0" w:color="auto"/>
                <w:left w:val="none" w:sz="0" w:space="0" w:color="auto"/>
                <w:bottom w:val="none" w:sz="0" w:space="0" w:color="auto"/>
                <w:right w:val="none" w:sz="0" w:space="0" w:color="auto"/>
              </w:divBdr>
            </w:div>
            <w:div w:id="1801337204">
              <w:marLeft w:val="0"/>
              <w:marRight w:val="0"/>
              <w:marTop w:val="0"/>
              <w:marBottom w:val="0"/>
              <w:divBdr>
                <w:top w:val="none" w:sz="0" w:space="0" w:color="auto"/>
                <w:left w:val="none" w:sz="0" w:space="0" w:color="auto"/>
                <w:bottom w:val="none" w:sz="0" w:space="0" w:color="auto"/>
                <w:right w:val="none" w:sz="0" w:space="0" w:color="auto"/>
              </w:divBdr>
            </w:div>
            <w:div w:id="772625551">
              <w:marLeft w:val="0"/>
              <w:marRight w:val="0"/>
              <w:marTop w:val="0"/>
              <w:marBottom w:val="0"/>
              <w:divBdr>
                <w:top w:val="none" w:sz="0" w:space="0" w:color="auto"/>
                <w:left w:val="none" w:sz="0" w:space="0" w:color="auto"/>
                <w:bottom w:val="none" w:sz="0" w:space="0" w:color="auto"/>
                <w:right w:val="none" w:sz="0" w:space="0" w:color="auto"/>
              </w:divBdr>
            </w:div>
            <w:div w:id="483667841">
              <w:marLeft w:val="0"/>
              <w:marRight w:val="0"/>
              <w:marTop w:val="0"/>
              <w:marBottom w:val="0"/>
              <w:divBdr>
                <w:top w:val="none" w:sz="0" w:space="0" w:color="auto"/>
                <w:left w:val="none" w:sz="0" w:space="0" w:color="auto"/>
                <w:bottom w:val="none" w:sz="0" w:space="0" w:color="auto"/>
                <w:right w:val="none" w:sz="0" w:space="0" w:color="auto"/>
              </w:divBdr>
            </w:div>
            <w:div w:id="71706425">
              <w:marLeft w:val="0"/>
              <w:marRight w:val="0"/>
              <w:marTop w:val="0"/>
              <w:marBottom w:val="0"/>
              <w:divBdr>
                <w:top w:val="none" w:sz="0" w:space="0" w:color="auto"/>
                <w:left w:val="none" w:sz="0" w:space="0" w:color="auto"/>
                <w:bottom w:val="none" w:sz="0" w:space="0" w:color="auto"/>
                <w:right w:val="none" w:sz="0" w:space="0" w:color="auto"/>
              </w:divBdr>
            </w:div>
            <w:div w:id="1524320654">
              <w:marLeft w:val="0"/>
              <w:marRight w:val="0"/>
              <w:marTop w:val="0"/>
              <w:marBottom w:val="0"/>
              <w:divBdr>
                <w:top w:val="none" w:sz="0" w:space="0" w:color="auto"/>
                <w:left w:val="none" w:sz="0" w:space="0" w:color="auto"/>
                <w:bottom w:val="none" w:sz="0" w:space="0" w:color="auto"/>
                <w:right w:val="none" w:sz="0" w:space="0" w:color="auto"/>
              </w:divBdr>
            </w:div>
            <w:div w:id="1888491689">
              <w:marLeft w:val="0"/>
              <w:marRight w:val="0"/>
              <w:marTop w:val="0"/>
              <w:marBottom w:val="0"/>
              <w:divBdr>
                <w:top w:val="none" w:sz="0" w:space="0" w:color="auto"/>
                <w:left w:val="none" w:sz="0" w:space="0" w:color="auto"/>
                <w:bottom w:val="none" w:sz="0" w:space="0" w:color="auto"/>
                <w:right w:val="none" w:sz="0" w:space="0" w:color="auto"/>
              </w:divBdr>
            </w:div>
            <w:div w:id="732316862">
              <w:marLeft w:val="0"/>
              <w:marRight w:val="0"/>
              <w:marTop w:val="0"/>
              <w:marBottom w:val="0"/>
              <w:divBdr>
                <w:top w:val="none" w:sz="0" w:space="0" w:color="auto"/>
                <w:left w:val="none" w:sz="0" w:space="0" w:color="auto"/>
                <w:bottom w:val="none" w:sz="0" w:space="0" w:color="auto"/>
                <w:right w:val="none" w:sz="0" w:space="0" w:color="auto"/>
              </w:divBdr>
            </w:div>
            <w:div w:id="1325082430">
              <w:marLeft w:val="0"/>
              <w:marRight w:val="0"/>
              <w:marTop w:val="0"/>
              <w:marBottom w:val="0"/>
              <w:divBdr>
                <w:top w:val="none" w:sz="0" w:space="0" w:color="auto"/>
                <w:left w:val="none" w:sz="0" w:space="0" w:color="auto"/>
                <w:bottom w:val="none" w:sz="0" w:space="0" w:color="auto"/>
                <w:right w:val="none" w:sz="0" w:space="0" w:color="auto"/>
              </w:divBdr>
            </w:div>
            <w:div w:id="392655674">
              <w:marLeft w:val="0"/>
              <w:marRight w:val="0"/>
              <w:marTop w:val="0"/>
              <w:marBottom w:val="0"/>
              <w:divBdr>
                <w:top w:val="none" w:sz="0" w:space="0" w:color="auto"/>
                <w:left w:val="none" w:sz="0" w:space="0" w:color="auto"/>
                <w:bottom w:val="none" w:sz="0" w:space="0" w:color="auto"/>
                <w:right w:val="none" w:sz="0" w:space="0" w:color="auto"/>
              </w:divBdr>
            </w:div>
            <w:div w:id="291250008">
              <w:marLeft w:val="0"/>
              <w:marRight w:val="0"/>
              <w:marTop w:val="0"/>
              <w:marBottom w:val="0"/>
              <w:divBdr>
                <w:top w:val="none" w:sz="0" w:space="0" w:color="auto"/>
                <w:left w:val="none" w:sz="0" w:space="0" w:color="auto"/>
                <w:bottom w:val="none" w:sz="0" w:space="0" w:color="auto"/>
                <w:right w:val="none" w:sz="0" w:space="0" w:color="auto"/>
              </w:divBdr>
            </w:div>
            <w:div w:id="340085778">
              <w:marLeft w:val="0"/>
              <w:marRight w:val="0"/>
              <w:marTop w:val="0"/>
              <w:marBottom w:val="0"/>
              <w:divBdr>
                <w:top w:val="none" w:sz="0" w:space="0" w:color="auto"/>
                <w:left w:val="none" w:sz="0" w:space="0" w:color="auto"/>
                <w:bottom w:val="none" w:sz="0" w:space="0" w:color="auto"/>
                <w:right w:val="none" w:sz="0" w:space="0" w:color="auto"/>
              </w:divBdr>
            </w:div>
            <w:div w:id="1712000881">
              <w:marLeft w:val="0"/>
              <w:marRight w:val="0"/>
              <w:marTop w:val="0"/>
              <w:marBottom w:val="0"/>
              <w:divBdr>
                <w:top w:val="none" w:sz="0" w:space="0" w:color="auto"/>
                <w:left w:val="none" w:sz="0" w:space="0" w:color="auto"/>
                <w:bottom w:val="none" w:sz="0" w:space="0" w:color="auto"/>
                <w:right w:val="none" w:sz="0" w:space="0" w:color="auto"/>
              </w:divBdr>
            </w:div>
            <w:div w:id="1805655807">
              <w:marLeft w:val="0"/>
              <w:marRight w:val="0"/>
              <w:marTop w:val="0"/>
              <w:marBottom w:val="0"/>
              <w:divBdr>
                <w:top w:val="none" w:sz="0" w:space="0" w:color="auto"/>
                <w:left w:val="none" w:sz="0" w:space="0" w:color="auto"/>
                <w:bottom w:val="none" w:sz="0" w:space="0" w:color="auto"/>
                <w:right w:val="none" w:sz="0" w:space="0" w:color="auto"/>
              </w:divBdr>
            </w:div>
            <w:div w:id="1040016975">
              <w:marLeft w:val="0"/>
              <w:marRight w:val="0"/>
              <w:marTop w:val="0"/>
              <w:marBottom w:val="0"/>
              <w:divBdr>
                <w:top w:val="none" w:sz="0" w:space="0" w:color="auto"/>
                <w:left w:val="none" w:sz="0" w:space="0" w:color="auto"/>
                <w:bottom w:val="none" w:sz="0" w:space="0" w:color="auto"/>
                <w:right w:val="none" w:sz="0" w:space="0" w:color="auto"/>
              </w:divBdr>
            </w:div>
            <w:div w:id="26224183">
              <w:marLeft w:val="0"/>
              <w:marRight w:val="0"/>
              <w:marTop w:val="0"/>
              <w:marBottom w:val="0"/>
              <w:divBdr>
                <w:top w:val="none" w:sz="0" w:space="0" w:color="auto"/>
                <w:left w:val="none" w:sz="0" w:space="0" w:color="auto"/>
                <w:bottom w:val="none" w:sz="0" w:space="0" w:color="auto"/>
                <w:right w:val="none" w:sz="0" w:space="0" w:color="auto"/>
              </w:divBdr>
            </w:div>
            <w:div w:id="228807729">
              <w:marLeft w:val="0"/>
              <w:marRight w:val="0"/>
              <w:marTop w:val="0"/>
              <w:marBottom w:val="0"/>
              <w:divBdr>
                <w:top w:val="none" w:sz="0" w:space="0" w:color="auto"/>
                <w:left w:val="none" w:sz="0" w:space="0" w:color="auto"/>
                <w:bottom w:val="none" w:sz="0" w:space="0" w:color="auto"/>
                <w:right w:val="none" w:sz="0" w:space="0" w:color="auto"/>
              </w:divBdr>
            </w:div>
            <w:div w:id="1995140555">
              <w:marLeft w:val="0"/>
              <w:marRight w:val="0"/>
              <w:marTop w:val="0"/>
              <w:marBottom w:val="0"/>
              <w:divBdr>
                <w:top w:val="none" w:sz="0" w:space="0" w:color="auto"/>
                <w:left w:val="none" w:sz="0" w:space="0" w:color="auto"/>
                <w:bottom w:val="none" w:sz="0" w:space="0" w:color="auto"/>
                <w:right w:val="none" w:sz="0" w:space="0" w:color="auto"/>
              </w:divBdr>
            </w:div>
            <w:div w:id="10626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3962">
      <w:bodyDiv w:val="1"/>
      <w:marLeft w:val="0"/>
      <w:marRight w:val="0"/>
      <w:marTop w:val="0"/>
      <w:marBottom w:val="0"/>
      <w:divBdr>
        <w:top w:val="none" w:sz="0" w:space="0" w:color="auto"/>
        <w:left w:val="none" w:sz="0" w:space="0" w:color="auto"/>
        <w:bottom w:val="none" w:sz="0" w:space="0" w:color="auto"/>
        <w:right w:val="none" w:sz="0" w:space="0" w:color="auto"/>
      </w:divBdr>
      <w:divsChild>
        <w:div w:id="1032847543">
          <w:marLeft w:val="0"/>
          <w:marRight w:val="0"/>
          <w:marTop w:val="0"/>
          <w:marBottom w:val="0"/>
          <w:divBdr>
            <w:top w:val="none" w:sz="0" w:space="0" w:color="auto"/>
            <w:left w:val="none" w:sz="0" w:space="0" w:color="auto"/>
            <w:bottom w:val="none" w:sz="0" w:space="0" w:color="auto"/>
            <w:right w:val="none" w:sz="0" w:space="0" w:color="auto"/>
          </w:divBdr>
          <w:divsChild>
            <w:div w:id="141520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8357">
      <w:bodyDiv w:val="1"/>
      <w:marLeft w:val="0"/>
      <w:marRight w:val="0"/>
      <w:marTop w:val="0"/>
      <w:marBottom w:val="0"/>
      <w:divBdr>
        <w:top w:val="none" w:sz="0" w:space="0" w:color="auto"/>
        <w:left w:val="none" w:sz="0" w:space="0" w:color="auto"/>
        <w:bottom w:val="none" w:sz="0" w:space="0" w:color="auto"/>
        <w:right w:val="none" w:sz="0" w:space="0" w:color="auto"/>
      </w:divBdr>
      <w:divsChild>
        <w:div w:id="838350010">
          <w:marLeft w:val="0"/>
          <w:marRight w:val="0"/>
          <w:marTop w:val="0"/>
          <w:marBottom w:val="0"/>
          <w:divBdr>
            <w:top w:val="none" w:sz="0" w:space="0" w:color="auto"/>
            <w:left w:val="none" w:sz="0" w:space="0" w:color="auto"/>
            <w:bottom w:val="none" w:sz="0" w:space="0" w:color="auto"/>
            <w:right w:val="none" w:sz="0" w:space="0" w:color="auto"/>
          </w:divBdr>
          <w:divsChild>
            <w:div w:id="144588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9132">
      <w:bodyDiv w:val="1"/>
      <w:marLeft w:val="0"/>
      <w:marRight w:val="0"/>
      <w:marTop w:val="0"/>
      <w:marBottom w:val="0"/>
      <w:divBdr>
        <w:top w:val="none" w:sz="0" w:space="0" w:color="auto"/>
        <w:left w:val="none" w:sz="0" w:space="0" w:color="auto"/>
        <w:bottom w:val="none" w:sz="0" w:space="0" w:color="auto"/>
        <w:right w:val="none" w:sz="0" w:space="0" w:color="auto"/>
      </w:divBdr>
      <w:divsChild>
        <w:div w:id="652107255">
          <w:marLeft w:val="0"/>
          <w:marRight w:val="0"/>
          <w:marTop w:val="0"/>
          <w:marBottom w:val="0"/>
          <w:divBdr>
            <w:top w:val="none" w:sz="0" w:space="0" w:color="auto"/>
            <w:left w:val="none" w:sz="0" w:space="0" w:color="auto"/>
            <w:bottom w:val="none" w:sz="0" w:space="0" w:color="auto"/>
            <w:right w:val="none" w:sz="0" w:space="0" w:color="auto"/>
          </w:divBdr>
          <w:divsChild>
            <w:div w:id="6205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7229">
      <w:bodyDiv w:val="1"/>
      <w:marLeft w:val="0"/>
      <w:marRight w:val="0"/>
      <w:marTop w:val="0"/>
      <w:marBottom w:val="0"/>
      <w:divBdr>
        <w:top w:val="none" w:sz="0" w:space="0" w:color="auto"/>
        <w:left w:val="none" w:sz="0" w:space="0" w:color="auto"/>
        <w:bottom w:val="none" w:sz="0" w:space="0" w:color="auto"/>
        <w:right w:val="none" w:sz="0" w:space="0" w:color="auto"/>
      </w:divBdr>
      <w:divsChild>
        <w:div w:id="2129547626">
          <w:marLeft w:val="0"/>
          <w:marRight w:val="0"/>
          <w:marTop w:val="0"/>
          <w:marBottom w:val="0"/>
          <w:divBdr>
            <w:top w:val="none" w:sz="0" w:space="0" w:color="auto"/>
            <w:left w:val="none" w:sz="0" w:space="0" w:color="auto"/>
            <w:bottom w:val="none" w:sz="0" w:space="0" w:color="auto"/>
            <w:right w:val="none" w:sz="0" w:space="0" w:color="auto"/>
          </w:divBdr>
          <w:divsChild>
            <w:div w:id="231743647">
              <w:marLeft w:val="0"/>
              <w:marRight w:val="0"/>
              <w:marTop w:val="0"/>
              <w:marBottom w:val="0"/>
              <w:divBdr>
                <w:top w:val="none" w:sz="0" w:space="0" w:color="auto"/>
                <w:left w:val="none" w:sz="0" w:space="0" w:color="auto"/>
                <w:bottom w:val="none" w:sz="0" w:space="0" w:color="auto"/>
                <w:right w:val="none" w:sz="0" w:space="0" w:color="auto"/>
              </w:divBdr>
            </w:div>
            <w:div w:id="393089348">
              <w:marLeft w:val="0"/>
              <w:marRight w:val="0"/>
              <w:marTop w:val="0"/>
              <w:marBottom w:val="0"/>
              <w:divBdr>
                <w:top w:val="none" w:sz="0" w:space="0" w:color="auto"/>
                <w:left w:val="none" w:sz="0" w:space="0" w:color="auto"/>
                <w:bottom w:val="none" w:sz="0" w:space="0" w:color="auto"/>
                <w:right w:val="none" w:sz="0" w:space="0" w:color="auto"/>
              </w:divBdr>
            </w:div>
            <w:div w:id="1727298525">
              <w:marLeft w:val="0"/>
              <w:marRight w:val="0"/>
              <w:marTop w:val="0"/>
              <w:marBottom w:val="0"/>
              <w:divBdr>
                <w:top w:val="none" w:sz="0" w:space="0" w:color="auto"/>
                <w:left w:val="none" w:sz="0" w:space="0" w:color="auto"/>
                <w:bottom w:val="none" w:sz="0" w:space="0" w:color="auto"/>
                <w:right w:val="none" w:sz="0" w:space="0" w:color="auto"/>
              </w:divBdr>
            </w:div>
            <w:div w:id="2830424">
              <w:marLeft w:val="0"/>
              <w:marRight w:val="0"/>
              <w:marTop w:val="0"/>
              <w:marBottom w:val="0"/>
              <w:divBdr>
                <w:top w:val="none" w:sz="0" w:space="0" w:color="auto"/>
                <w:left w:val="none" w:sz="0" w:space="0" w:color="auto"/>
                <w:bottom w:val="none" w:sz="0" w:space="0" w:color="auto"/>
                <w:right w:val="none" w:sz="0" w:space="0" w:color="auto"/>
              </w:divBdr>
            </w:div>
            <w:div w:id="1045180871">
              <w:marLeft w:val="0"/>
              <w:marRight w:val="0"/>
              <w:marTop w:val="0"/>
              <w:marBottom w:val="0"/>
              <w:divBdr>
                <w:top w:val="none" w:sz="0" w:space="0" w:color="auto"/>
                <w:left w:val="none" w:sz="0" w:space="0" w:color="auto"/>
                <w:bottom w:val="none" w:sz="0" w:space="0" w:color="auto"/>
                <w:right w:val="none" w:sz="0" w:space="0" w:color="auto"/>
              </w:divBdr>
            </w:div>
            <w:div w:id="756251524">
              <w:marLeft w:val="0"/>
              <w:marRight w:val="0"/>
              <w:marTop w:val="0"/>
              <w:marBottom w:val="0"/>
              <w:divBdr>
                <w:top w:val="none" w:sz="0" w:space="0" w:color="auto"/>
                <w:left w:val="none" w:sz="0" w:space="0" w:color="auto"/>
                <w:bottom w:val="none" w:sz="0" w:space="0" w:color="auto"/>
                <w:right w:val="none" w:sz="0" w:space="0" w:color="auto"/>
              </w:divBdr>
            </w:div>
            <w:div w:id="687561640">
              <w:marLeft w:val="0"/>
              <w:marRight w:val="0"/>
              <w:marTop w:val="0"/>
              <w:marBottom w:val="0"/>
              <w:divBdr>
                <w:top w:val="none" w:sz="0" w:space="0" w:color="auto"/>
                <w:left w:val="none" w:sz="0" w:space="0" w:color="auto"/>
                <w:bottom w:val="none" w:sz="0" w:space="0" w:color="auto"/>
                <w:right w:val="none" w:sz="0" w:space="0" w:color="auto"/>
              </w:divBdr>
            </w:div>
            <w:div w:id="1911575964">
              <w:marLeft w:val="0"/>
              <w:marRight w:val="0"/>
              <w:marTop w:val="0"/>
              <w:marBottom w:val="0"/>
              <w:divBdr>
                <w:top w:val="none" w:sz="0" w:space="0" w:color="auto"/>
                <w:left w:val="none" w:sz="0" w:space="0" w:color="auto"/>
                <w:bottom w:val="none" w:sz="0" w:space="0" w:color="auto"/>
                <w:right w:val="none" w:sz="0" w:space="0" w:color="auto"/>
              </w:divBdr>
            </w:div>
            <w:div w:id="1603108074">
              <w:marLeft w:val="0"/>
              <w:marRight w:val="0"/>
              <w:marTop w:val="0"/>
              <w:marBottom w:val="0"/>
              <w:divBdr>
                <w:top w:val="none" w:sz="0" w:space="0" w:color="auto"/>
                <w:left w:val="none" w:sz="0" w:space="0" w:color="auto"/>
                <w:bottom w:val="none" w:sz="0" w:space="0" w:color="auto"/>
                <w:right w:val="none" w:sz="0" w:space="0" w:color="auto"/>
              </w:divBdr>
            </w:div>
            <w:div w:id="1564023123">
              <w:marLeft w:val="0"/>
              <w:marRight w:val="0"/>
              <w:marTop w:val="0"/>
              <w:marBottom w:val="0"/>
              <w:divBdr>
                <w:top w:val="none" w:sz="0" w:space="0" w:color="auto"/>
                <w:left w:val="none" w:sz="0" w:space="0" w:color="auto"/>
                <w:bottom w:val="none" w:sz="0" w:space="0" w:color="auto"/>
                <w:right w:val="none" w:sz="0" w:space="0" w:color="auto"/>
              </w:divBdr>
            </w:div>
            <w:div w:id="590889508">
              <w:marLeft w:val="0"/>
              <w:marRight w:val="0"/>
              <w:marTop w:val="0"/>
              <w:marBottom w:val="0"/>
              <w:divBdr>
                <w:top w:val="none" w:sz="0" w:space="0" w:color="auto"/>
                <w:left w:val="none" w:sz="0" w:space="0" w:color="auto"/>
                <w:bottom w:val="none" w:sz="0" w:space="0" w:color="auto"/>
                <w:right w:val="none" w:sz="0" w:space="0" w:color="auto"/>
              </w:divBdr>
            </w:div>
            <w:div w:id="56561737">
              <w:marLeft w:val="0"/>
              <w:marRight w:val="0"/>
              <w:marTop w:val="0"/>
              <w:marBottom w:val="0"/>
              <w:divBdr>
                <w:top w:val="none" w:sz="0" w:space="0" w:color="auto"/>
                <w:left w:val="none" w:sz="0" w:space="0" w:color="auto"/>
                <w:bottom w:val="none" w:sz="0" w:space="0" w:color="auto"/>
                <w:right w:val="none" w:sz="0" w:space="0" w:color="auto"/>
              </w:divBdr>
            </w:div>
            <w:div w:id="1385521030">
              <w:marLeft w:val="0"/>
              <w:marRight w:val="0"/>
              <w:marTop w:val="0"/>
              <w:marBottom w:val="0"/>
              <w:divBdr>
                <w:top w:val="none" w:sz="0" w:space="0" w:color="auto"/>
                <w:left w:val="none" w:sz="0" w:space="0" w:color="auto"/>
                <w:bottom w:val="none" w:sz="0" w:space="0" w:color="auto"/>
                <w:right w:val="none" w:sz="0" w:space="0" w:color="auto"/>
              </w:divBdr>
            </w:div>
            <w:div w:id="1190870157">
              <w:marLeft w:val="0"/>
              <w:marRight w:val="0"/>
              <w:marTop w:val="0"/>
              <w:marBottom w:val="0"/>
              <w:divBdr>
                <w:top w:val="none" w:sz="0" w:space="0" w:color="auto"/>
                <w:left w:val="none" w:sz="0" w:space="0" w:color="auto"/>
                <w:bottom w:val="none" w:sz="0" w:space="0" w:color="auto"/>
                <w:right w:val="none" w:sz="0" w:space="0" w:color="auto"/>
              </w:divBdr>
            </w:div>
            <w:div w:id="90005740">
              <w:marLeft w:val="0"/>
              <w:marRight w:val="0"/>
              <w:marTop w:val="0"/>
              <w:marBottom w:val="0"/>
              <w:divBdr>
                <w:top w:val="none" w:sz="0" w:space="0" w:color="auto"/>
                <w:left w:val="none" w:sz="0" w:space="0" w:color="auto"/>
                <w:bottom w:val="none" w:sz="0" w:space="0" w:color="auto"/>
                <w:right w:val="none" w:sz="0" w:space="0" w:color="auto"/>
              </w:divBdr>
            </w:div>
            <w:div w:id="1409425118">
              <w:marLeft w:val="0"/>
              <w:marRight w:val="0"/>
              <w:marTop w:val="0"/>
              <w:marBottom w:val="0"/>
              <w:divBdr>
                <w:top w:val="none" w:sz="0" w:space="0" w:color="auto"/>
                <w:left w:val="none" w:sz="0" w:space="0" w:color="auto"/>
                <w:bottom w:val="none" w:sz="0" w:space="0" w:color="auto"/>
                <w:right w:val="none" w:sz="0" w:space="0" w:color="auto"/>
              </w:divBdr>
            </w:div>
            <w:div w:id="900092200">
              <w:marLeft w:val="0"/>
              <w:marRight w:val="0"/>
              <w:marTop w:val="0"/>
              <w:marBottom w:val="0"/>
              <w:divBdr>
                <w:top w:val="none" w:sz="0" w:space="0" w:color="auto"/>
                <w:left w:val="none" w:sz="0" w:space="0" w:color="auto"/>
                <w:bottom w:val="none" w:sz="0" w:space="0" w:color="auto"/>
                <w:right w:val="none" w:sz="0" w:space="0" w:color="auto"/>
              </w:divBdr>
            </w:div>
            <w:div w:id="56897921">
              <w:marLeft w:val="0"/>
              <w:marRight w:val="0"/>
              <w:marTop w:val="0"/>
              <w:marBottom w:val="0"/>
              <w:divBdr>
                <w:top w:val="none" w:sz="0" w:space="0" w:color="auto"/>
                <w:left w:val="none" w:sz="0" w:space="0" w:color="auto"/>
                <w:bottom w:val="none" w:sz="0" w:space="0" w:color="auto"/>
                <w:right w:val="none" w:sz="0" w:space="0" w:color="auto"/>
              </w:divBdr>
            </w:div>
            <w:div w:id="690837869">
              <w:marLeft w:val="0"/>
              <w:marRight w:val="0"/>
              <w:marTop w:val="0"/>
              <w:marBottom w:val="0"/>
              <w:divBdr>
                <w:top w:val="none" w:sz="0" w:space="0" w:color="auto"/>
                <w:left w:val="none" w:sz="0" w:space="0" w:color="auto"/>
                <w:bottom w:val="none" w:sz="0" w:space="0" w:color="auto"/>
                <w:right w:val="none" w:sz="0" w:space="0" w:color="auto"/>
              </w:divBdr>
            </w:div>
            <w:div w:id="1474909597">
              <w:marLeft w:val="0"/>
              <w:marRight w:val="0"/>
              <w:marTop w:val="0"/>
              <w:marBottom w:val="0"/>
              <w:divBdr>
                <w:top w:val="none" w:sz="0" w:space="0" w:color="auto"/>
                <w:left w:val="none" w:sz="0" w:space="0" w:color="auto"/>
                <w:bottom w:val="none" w:sz="0" w:space="0" w:color="auto"/>
                <w:right w:val="none" w:sz="0" w:space="0" w:color="auto"/>
              </w:divBdr>
            </w:div>
            <w:div w:id="424308586">
              <w:marLeft w:val="0"/>
              <w:marRight w:val="0"/>
              <w:marTop w:val="0"/>
              <w:marBottom w:val="0"/>
              <w:divBdr>
                <w:top w:val="none" w:sz="0" w:space="0" w:color="auto"/>
                <w:left w:val="none" w:sz="0" w:space="0" w:color="auto"/>
                <w:bottom w:val="none" w:sz="0" w:space="0" w:color="auto"/>
                <w:right w:val="none" w:sz="0" w:space="0" w:color="auto"/>
              </w:divBdr>
            </w:div>
            <w:div w:id="1582711091">
              <w:marLeft w:val="0"/>
              <w:marRight w:val="0"/>
              <w:marTop w:val="0"/>
              <w:marBottom w:val="0"/>
              <w:divBdr>
                <w:top w:val="none" w:sz="0" w:space="0" w:color="auto"/>
                <w:left w:val="none" w:sz="0" w:space="0" w:color="auto"/>
                <w:bottom w:val="none" w:sz="0" w:space="0" w:color="auto"/>
                <w:right w:val="none" w:sz="0" w:space="0" w:color="auto"/>
              </w:divBdr>
            </w:div>
            <w:div w:id="1296984125">
              <w:marLeft w:val="0"/>
              <w:marRight w:val="0"/>
              <w:marTop w:val="0"/>
              <w:marBottom w:val="0"/>
              <w:divBdr>
                <w:top w:val="none" w:sz="0" w:space="0" w:color="auto"/>
                <w:left w:val="none" w:sz="0" w:space="0" w:color="auto"/>
                <w:bottom w:val="none" w:sz="0" w:space="0" w:color="auto"/>
                <w:right w:val="none" w:sz="0" w:space="0" w:color="auto"/>
              </w:divBdr>
            </w:div>
            <w:div w:id="292488682">
              <w:marLeft w:val="0"/>
              <w:marRight w:val="0"/>
              <w:marTop w:val="0"/>
              <w:marBottom w:val="0"/>
              <w:divBdr>
                <w:top w:val="none" w:sz="0" w:space="0" w:color="auto"/>
                <w:left w:val="none" w:sz="0" w:space="0" w:color="auto"/>
                <w:bottom w:val="none" w:sz="0" w:space="0" w:color="auto"/>
                <w:right w:val="none" w:sz="0" w:space="0" w:color="auto"/>
              </w:divBdr>
            </w:div>
            <w:div w:id="1981686880">
              <w:marLeft w:val="0"/>
              <w:marRight w:val="0"/>
              <w:marTop w:val="0"/>
              <w:marBottom w:val="0"/>
              <w:divBdr>
                <w:top w:val="none" w:sz="0" w:space="0" w:color="auto"/>
                <w:left w:val="none" w:sz="0" w:space="0" w:color="auto"/>
                <w:bottom w:val="none" w:sz="0" w:space="0" w:color="auto"/>
                <w:right w:val="none" w:sz="0" w:space="0" w:color="auto"/>
              </w:divBdr>
            </w:div>
            <w:div w:id="193153857">
              <w:marLeft w:val="0"/>
              <w:marRight w:val="0"/>
              <w:marTop w:val="0"/>
              <w:marBottom w:val="0"/>
              <w:divBdr>
                <w:top w:val="none" w:sz="0" w:space="0" w:color="auto"/>
                <w:left w:val="none" w:sz="0" w:space="0" w:color="auto"/>
                <w:bottom w:val="none" w:sz="0" w:space="0" w:color="auto"/>
                <w:right w:val="none" w:sz="0" w:space="0" w:color="auto"/>
              </w:divBdr>
            </w:div>
            <w:div w:id="232740619">
              <w:marLeft w:val="0"/>
              <w:marRight w:val="0"/>
              <w:marTop w:val="0"/>
              <w:marBottom w:val="0"/>
              <w:divBdr>
                <w:top w:val="none" w:sz="0" w:space="0" w:color="auto"/>
                <w:left w:val="none" w:sz="0" w:space="0" w:color="auto"/>
                <w:bottom w:val="none" w:sz="0" w:space="0" w:color="auto"/>
                <w:right w:val="none" w:sz="0" w:space="0" w:color="auto"/>
              </w:divBdr>
            </w:div>
            <w:div w:id="161128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05721">
      <w:bodyDiv w:val="1"/>
      <w:marLeft w:val="0"/>
      <w:marRight w:val="0"/>
      <w:marTop w:val="0"/>
      <w:marBottom w:val="0"/>
      <w:divBdr>
        <w:top w:val="none" w:sz="0" w:space="0" w:color="auto"/>
        <w:left w:val="none" w:sz="0" w:space="0" w:color="auto"/>
        <w:bottom w:val="none" w:sz="0" w:space="0" w:color="auto"/>
        <w:right w:val="none" w:sz="0" w:space="0" w:color="auto"/>
      </w:divBdr>
      <w:divsChild>
        <w:div w:id="771822439">
          <w:marLeft w:val="0"/>
          <w:marRight w:val="0"/>
          <w:marTop w:val="0"/>
          <w:marBottom w:val="0"/>
          <w:divBdr>
            <w:top w:val="none" w:sz="0" w:space="0" w:color="auto"/>
            <w:left w:val="none" w:sz="0" w:space="0" w:color="auto"/>
            <w:bottom w:val="none" w:sz="0" w:space="0" w:color="auto"/>
            <w:right w:val="none" w:sz="0" w:space="0" w:color="auto"/>
          </w:divBdr>
          <w:divsChild>
            <w:div w:id="56911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5390">
      <w:bodyDiv w:val="1"/>
      <w:marLeft w:val="0"/>
      <w:marRight w:val="0"/>
      <w:marTop w:val="0"/>
      <w:marBottom w:val="0"/>
      <w:divBdr>
        <w:top w:val="none" w:sz="0" w:space="0" w:color="auto"/>
        <w:left w:val="none" w:sz="0" w:space="0" w:color="auto"/>
        <w:bottom w:val="none" w:sz="0" w:space="0" w:color="auto"/>
        <w:right w:val="none" w:sz="0" w:space="0" w:color="auto"/>
      </w:divBdr>
      <w:divsChild>
        <w:div w:id="1554273922">
          <w:marLeft w:val="0"/>
          <w:marRight w:val="0"/>
          <w:marTop w:val="0"/>
          <w:marBottom w:val="0"/>
          <w:divBdr>
            <w:top w:val="none" w:sz="0" w:space="0" w:color="auto"/>
            <w:left w:val="none" w:sz="0" w:space="0" w:color="auto"/>
            <w:bottom w:val="none" w:sz="0" w:space="0" w:color="auto"/>
            <w:right w:val="none" w:sz="0" w:space="0" w:color="auto"/>
          </w:divBdr>
          <w:divsChild>
            <w:div w:id="17407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17553">
      <w:bodyDiv w:val="1"/>
      <w:marLeft w:val="0"/>
      <w:marRight w:val="0"/>
      <w:marTop w:val="0"/>
      <w:marBottom w:val="0"/>
      <w:divBdr>
        <w:top w:val="none" w:sz="0" w:space="0" w:color="auto"/>
        <w:left w:val="none" w:sz="0" w:space="0" w:color="auto"/>
        <w:bottom w:val="none" w:sz="0" w:space="0" w:color="auto"/>
        <w:right w:val="none" w:sz="0" w:space="0" w:color="auto"/>
      </w:divBdr>
      <w:divsChild>
        <w:div w:id="1875192077">
          <w:marLeft w:val="0"/>
          <w:marRight w:val="0"/>
          <w:marTop w:val="0"/>
          <w:marBottom w:val="0"/>
          <w:divBdr>
            <w:top w:val="none" w:sz="0" w:space="0" w:color="auto"/>
            <w:left w:val="none" w:sz="0" w:space="0" w:color="auto"/>
            <w:bottom w:val="none" w:sz="0" w:space="0" w:color="auto"/>
            <w:right w:val="none" w:sz="0" w:space="0" w:color="auto"/>
          </w:divBdr>
          <w:divsChild>
            <w:div w:id="962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5151">
      <w:bodyDiv w:val="1"/>
      <w:marLeft w:val="0"/>
      <w:marRight w:val="0"/>
      <w:marTop w:val="0"/>
      <w:marBottom w:val="0"/>
      <w:divBdr>
        <w:top w:val="none" w:sz="0" w:space="0" w:color="auto"/>
        <w:left w:val="none" w:sz="0" w:space="0" w:color="auto"/>
        <w:bottom w:val="none" w:sz="0" w:space="0" w:color="auto"/>
        <w:right w:val="none" w:sz="0" w:space="0" w:color="auto"/>
      </w:divBdr>
      <w:divsChild>
        <w:div w:id="638730621">
          <w:marLeft w:val="0"/>
          <w:marRight w:val="0"/>
          <w:marTop w:val="0"/>
          <w:marBottom w:val="0"/>
          <w:divBdr>
            <w:top w:val="none" w:sz="0" w:space="0" w:color="auto"/>
            <w:left w:val="none" w:sz="0" w:space="0" w:color="auto"/>
            <w:bottom w:val="none" w:sz="0" w:space="0" w:color="auto"/>
            <w:right w:val="none" w:sz="0" w:space="0" w:color="auto"/>
          </w:divBdr>
          <w:divsChild>
            <w:div w:id="102717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8234">
      <w:bodyDiv w:val="1"/>
      <w:marLeft w:val="0"/>
      <w:marRight w:val="0"/>
      <w:marTop w:val="0"/>
      <w:marBottom w:val="0"/>
      <w:divBdr>
        <w:top w:val="none" w:sz="0" w:space="0" w:color="auto"/>
        <w:left w:val="none" w:sz="0" w:space="0" w:color="auto"/>
        <w:bottom w:val="none" w:sz="0" w:space="0" w:color="auto"/>
        <w:right w:val="none" w:sz="0" w:space="0" w:color="auto"/>
      </w:divBdr>
      <w:divsChild>
        <w:div w:id="2024549362">
          <w:marLeft w:val="0"/>
          <w:marRight w:val="0"/>
          <w:marTop w:val="0"/>
          <w:marBottom w:val="0"/>
          <w:divBdr>
            <w:top w:val="none" w:sz="0" w:space="0" w:color="auto"/>
            <w:left w:val="none" w:sz="0" w:space="0" w:color="auto"/>
            <w:bottom w:val="none" w:sz="0" w:space="0" w:color="auto"/>
            <w:right w:val="none" w:sz="0" w:space="0" w:color="auto"/>
          </w:divBdr>
          <w:divsChild>
            <w:div w:id="3821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7749">
      <w:bodyDiv w:val="1"/>
      <w:marLeft w:val="0"/>
      <w:marRight w:val="0"/>
      <w:marTop w:val="0"/>
      <w:marBottom w:val="0"/>
      <w:divBdr>
        <w:top w:val="none" w:sz="0" w:space="0" w:color="auto"/>
        <w:left w:val="none" w:sz="0" w:space="0" w:color="auto"/>
        <w:bottom w:val="none" w:sz="0" w:space="0" w:color="auto"/>
        <w:right w:val="none" w:sz="0" w:space="0" w:color="auto"/>
      </w:divBdr>
      <w:divsChild>
        <w:div w:id="1373269683">
          <w:marLeft w:val="0"/>
          <w:marRight w:val="0"/>
          <w:marTop w:val="0"/>
          <w:marBottom w:val="0"/>
          <w:divBdr>
            <w:top w:val="none" w:sz="0" w:space="0" w:color="auto"/>
            <w:left w:val="none" w:sz="0" w:space="0" w:color="auto"/>
            <w:bottom w:val="none" w:sz="0" w:space="0" w:color="auto"/>
            <w:right w:val="none" w:sz="0" w:space="0" w:color="auto"/>
          </w:divBdr>
          <w:divsChild>
            <w:div w:id="9424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3939">
      <w:bodyDiv w:val="1"/>
      <w:marLeft w:val="0"/>
      <w:marRight w:val="0"/>
      <w:marTop w:val="0"/>
      <w:marBottom w:val="0"/>
      <w:divBdr>
        <w:top w:val="none" w:sz="0" w:space="0" w:color="auto"/>
        <w:left w:val="none" w:sz="0" w:space="0" w:color="auto"/>
        <w:bottom w:val="none" w:sz="0" w:space="0" w:color="auto"/>
        <w:right w:val="none" w:sz="0" w:space="0" w:color="auto"/>
      </w:divBdr>
      <w:divsChild>
        <w:div w:id="610630704">
          <w:marLeft w:val="0"/>
          <w:marRight w:val="0"/>
          <w:marTop w:val="0"/>
          <w:marBottom w:val="0"/>
          <w:divBdr>
            <w:top w:val="none" w:sz="0" w:space="0" w:color="auto"/>
            <w:left w:val="none" w:sz="0" w:space="0" w:color="auto"/>
            <w:bottom w:val="none" w:sz="0" w:space="0" w:color="auto"/>
            <w:right w:val="none" w:sz="0" w:space="0" w:color="auto"/>
          </w:divBdr>
          <w:divsChild>
            <w:div w:id="1957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10122">
      <w:bodyDiv w:val="1"/>
      <w:marLeft w:val="0"/>
      <w:marRight w:val="0"/>
      <w:marTop w:val="0"/>
      <w:marBottom w:val="0"/>
      <w:divBdr>
        <w:top w:val="none" w:sz="0" w:space="0" w:color="auto"/>
        <w:left w:val="none" w:sz="0" w:space="0" w:color="auto"/>
        <w:bottom w:val="none" w:sz="0" w:space="0" w:color="auto"/>
        <w:right w:val="none" w:sz="0" w:space="0" w:color="auto"/>
      </w:divBdr>
      <w:divsChild>
        <w:div w:id="1332832723">
          <w:marLeft w:val="0"/>
          <w:marRight w:val="0"/>
          <w:marTop w:val="0"/>
          <w:marBottom w:val="0"/>
          <w:divBdr>
            <w:top w:val="none" w:sz="0" w:space="0" w:color="auto"/>
            <w:left w:val="none" w:sz="0" w:space="0" w:color="auto"/>
            <w:bottom w:val="none" w:sz="0" w:space="0" w:color="auto"/>
            <w:right w:val="none" w:sz="0" w:space="0" w:color="auto"/>
          </w:divBdr>
          <w:divsChild>
            <w:div w:id="13517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2203">
      <w:bodyDiv w:val="1"/>
      <w:marLeft w:val="0"/>
      <w:marRight w:val="0"/>
      <w:marTop w:val="0"/>
      <w:marBottom w:val="0"/>
      <w:divBdr>
        <w:top w:val="none" w:sz="0" w:space="0" w:color="auto"/>
        <w:left w:val="none" w:sz="0" w:space="0" w:color="auto"/>
        <w:bottom w:val="none" w:sz="0" w:space="0" w:color="auto"/>
        <w:right w:val="none" w:sz="0" w:space="0" w:color="auto"/>
      </w:divBdr>
      <w:divsChild>
        <w:div w:id="546993777">
          <w:marLeft w:val="0"/>
          <w:marRight w:val="0"/>
          <w:marTop w:val="0"/>
          <w:marBottom w:val="0"/>
          <w:divBdr>
            <w:top w:val="none" w:sz="0" w:space="0" w:color="auto"/>
            <w:left w:val="none" w:sz="0" w:space="0" w:color="auto"/>
            <w:bottom w:val="none" w:sz="0" w:space="0" w:color="auto"/>
            <w:right w:val="none" w:sz="0" w:space="0" w:color="auto"/>
          </w:divBdr>
          <w:divsChild>
            <w:div w:id="35346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4437">
      <w:bodyDiv w:val="1"/>
      <w:marLeft w:val="0"/>
      <w:marRight w:val="0"/>
      <w:marTop w:val="0"/>
      <w:marBottom w:val="0"/>
      <w:divBdr>
        <w:top w:val="none" w:sz="0" w:space="0" w:color="auto"/>
        <w:left w:val="none" w:sz="0" w:space="0" w:color="auto"/>
        <w:bottom w:val="none" w:sz="0" w:space="0" w:color="auto"/>
        <w:right w:val="none" w:sz="0" w:space="0" w:color="auto"/>
      </w:divBdr>
      <w:divsChild>
        <w:div w:id="620108751">
          <w:marLeft w:val="0"/>
          <w:marRight w:val="0"/>
          <w:marTop w:val="0"/>
          <w:marBottom w:val="0"/>
          <w:divBdr>
            <w:top w:val="none" w:sz="0" w:space="0" w:color="auto"/>
            <w:left w:val="none" w:sz="0" w:space="0" w:color="auto"/>
            <w:bottom w:val="none" w:sz="0" w:space="0" w:color="auto"/>
            <w:right w:val="none" w:sz="0" w:space="0" w:color="auto"/>
          </w:divBdr>
          <w:divsChild>
            <w:div w:id="200666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9759">
      <w:bodyDiv w:val="1"/>
      <w:marLeft w:val="0"/>
      <w:marRight w:val="0"/>
      <w:marTop w:val="0"/>
      <w:marBottom w:val="0"/>
      <w:divBdr>
        <w:top w:val="none" w:sz="0" w:space="0" w:color="auto"/>
        <w:left w:val="none" w:sz="0" w:space="0" w:color="auto"/>
        <w:bottom w:val="none" w:sz="0" w:space="0" w:color="auto"/>
        <w:right w:val="none" w:sz="0" w:space="0" w:color="auto"/>
      </w:divBdr>
      <w:divsChild>
        <w:div w:id="1854149019">
          <w:marLeft w:val="0"/>
          <w:marRight w:val="0"/>
          <w:marTop w:val="0"/>
          <w:marBottom w:val="0"/>
          <w:divBdr>
            <w:top w:val="none" w:sz="0" w:space="0" w:color="auto"/>
            <w:left w:val="none" w:sz="0" w:space="0" w:color="auto"/>
            <w:bottom w:val="none" w:sz="0" w:space="0" w:color="auto"/>
            <w:right w:val="none" w:sz="0" w:space="0" w:color="auto"/>
          </w:divBdr>
          <w:divsChild>
            <w:div w:id="1951162351">
              <w:marLeft w:val="0"/>
              <w:marRight w:val="0"/>
              <w:marTop w:val="0"/>
              <w:marBottom w:val="0"/>
              <w:divBdr>
                <w:top w:val="none" w:sz="0" w:space="0" w:color="auto"/>
                <w:left w:val="none" w:sz="0" w:space="0" w:color="auto"/>
                <w:bottom w:val="none" w:sz="0" w:space="0" w:color="auto"/>
                <w:right w:val="none" w:sz="0" w:space="0" w:color="auto"/>
              </w:divBdr>
            </w:div>
            <w:div w:id="1905412239">
              <w:marLeft w:val="0"/>
              <w:marRight w:val="0"/>
              <w:marTop w:val="0"/>
              <w:marBottom w:val="0"/>
              <w:divBdr>
                <w:top w:val="none" w:sz="0" w:space="0" w:color="auto"/>
                <w:left w:val="none" w:sz="0" w:space="0" w:color="auto"/>
                <w:bottom w:val="none" w:sz="0" w:space="0" w:color="auto"/>
                <w:right w:val="none" w:sz="0" w:space="0" w:color="auto"/>
              </w:divBdr>
            </w:div>
            <w:div w:id="706638349">
              <w:marLeft w:val="0"/>
              <w:marRight w:val="0"/>
              <w:marTop w:val="0"/>
              <w:marBottom w:val="0"/>
              <w:divBdr>
                <w:top w:val="none" w:sz="0" w:space="0" w:color="auto"/>
                <w:left w:val="none" w:sz="0" w:space="0" w:color="auto"/>
                <w:bottom w:val="none" w:sz="0" w:space="0" w:color="auto"/>
                <w:right w:val="none" w:sz="0" w:space="0" w:color="auto"/>
              </w:divBdr>
            </w:div>
            <w:div w:id="69352088">
              <w:marLeft w:val="0"/>
              <w:marRight w:val="0"/>
              <w:marTop w:val="0"/>
              <w:marBottom w:val="0"/>
              <w:divBdr>
                <w:top w:val="none" w:sz="0" w:space="0" w:color="auto"/>
                <w:left w:val="none" w:sz="0" w:space="0" w:color="auto"/>
                <w:bottom w:val="none" w:sz="0" w:space="0" w:color="auto"/>
                <w:right w:val="none" w:sz="0" w:space="0" w:color="auto"/>
              </w:divBdr>
            </w:div>
            <w:div w:id="1918786011">
              <w:marLeft w:val="0"/>
              <w:marRight w:val="0"/>
              <w:marTop w:val="0"/>
              <w:marBottom w:val="0"/>
              <w:divBdr>
                <w:top w:val="none" w:sz="0" w:space="0" w:color="auto"/>
                <w:left w:val="none" w:sz="0" w:space="0" w:color="auto"/>
                <w:bottom w:val="none" w:sz="0" w:space="0" w:color="auto"/>
                <w:right w:val="none" w:sz="0" w:space="0" w:color="auto"/>
              </w:divBdr>
            </w:div>
            <w:div w:id="926110267">
              <w:marLeft w:val="0"/>
              <w:marRight w:val="0"/>
              <w:marTop w:val="0"/>
              <w:marBottom w:val="0"/>
              <w:divBdr>
                <w:top w:val="none" w:sz="0" w:space="0" w:color="auto"/>
                <w:left w:val="none" w:sz="0" w:space="0" w:color="auto"/>
                <w:bottom w:val="none" w:sz="0" w:space="0" w:color="auto"/>
                <w:right w:val="none" w:sz="0" w:space="0" w:color="auto"/>
              </w:divBdr>
            </w:div>
            <w:div w:id="1224677210">
              <w:marLeft w:val="0"/>
              <w:marRight w:val="0"/>
              <w:marTop w:val="0"/>
              <w:marBottom w:val="0"/>
              <w:divBdr>
                <w:top w:val="none" w:sz="0" w:space="0" w:color="auto"/>
                <w:left w:val="none" w:sz="0" w:space="0" w:color="auto"/>
                <w:bottom w:val="none" w:sz="0" w:space="0" w:color="auto"/>
                <w:right w:val="none" w:sz="0" w:space="0" w:color="auto"/>
              </w:divBdr>
            </w:div>
            <w:div w:id="1709645320">
              <w:marLeft w:val="0"/>
              <w:marRight w:val="0"/>
              <w:marTop w:val="0"/>
              <w:marBottom w:val="0"/>
              <w:divBdr>
                <w:top w:val="none" w:sz="0" w:space="0" w:color="auto"/>
                <w:left w:val="none" w:sz="0" w:space="0" w:color="auto"/>
                <w:bottom w:val="none" w:sz="0" w:space="0" w:color="auto"/>
                <w:right w:val="none" w:sz="0" w:space="0" w:color="auto"/>
              </w:divBdr>
            </w:div>
            <w:div w:id="770707306">
              <w:marLeft w:val="0"/>
              <w:marRight w:val="0"/>
              <w:marTop w:val="0"/>
              <w:marBottom w:val="0"/>
              <w:divBdr>
                <w:top w:val="none" w:sz="0" w:space="0" w:color="auto"/>
                <w:left w:val="none" w:sz="0" w:space="0" w:color="auto"/>
                <w:bottom w:val="none" w:sz="0" w:space="0" w:color="auto"/>
                <w:right w:val="none" w:sz="0" w:space="0" w:color="auto"/>
              </w:divBdr>
            </w:div>
            <w:div w:id="1884555791">
              <w:marLeft w:val="0"/>
              <w:marRight w:val="0"/>
              <w:marTop w:val="0"/>
              <w:marBottom w:val="0"/>
              <w:divBdr>
                <w:top w:val="none" w:sz="0" w:space="0" w:color="auto"/>
                <w:left w:val="none" w:sz="0" w:space="0" w:color="auto"/>
                <w:bottom w:val="none" w:sz="0" w:space="0" w:color="auto"/>
                <w:right w:val="none" w:sz="0" w:space="0" w:color="auto"/>
              </w:divBdr>
            </w:div>
            <w:div w:id="1847282586">
              <w:marLeft w:val="0"/>
              <w:marRight w:val="0"/>
              <w:marTop w:val="0"/>
              <w:marBottom w:val="0"/>
              <w:divBdr>
                <w:top w:val="none" w:sz="0" w:space="0" w:color="auto"/>
                <w:left w:val="none" w:sz="0" w:space="0" w:color="auto"/>
                <w:bottom w:val="none" w:sz="0" w:space="0" w:color="auto"/>
                <w:right w:val="none" w:sz="0" w:space="0" w:color="auto"/>
              </w:divBdr>
            </w:div>
            <w:div w:id="2040154286">
              <w:marLeft w:val="0"/>
              <w:marRight w:val="0"/>
              <w:marTop w:val="0"/>
              <w:marBottom w:val="0"/>
              <w:divBdr>
                <w:top w:val="none" w:sz="0" w:space="0" w:color="auto"/>
                <w:left w:val="none" w:sz="0" w:space="0" w:color="auto"/>
                <w:bottom w:val="none" w:sz="0" w:space="0" w:color="auto"/>
                <w:right w:val="none" w:sz="0" w:space="0" w:color="auto"/>
              </w:divBdr>
            </w:div>
            <w:div w:id="1466702237">
              <w:marLeft w:val="0"/>
              <w:marRight w:val="0"/>
              <w:marTop w:val="0"/>
              <w:marBottom w:val="0"/>
              <w:divBdr>
                <w:top w:val="none" w:sz="0" w:space="0" w:color="auto"/>
                <w:left w:val="none" w:sz="0" w:space="0" w:color="auto"/>
                <w:bottom w:val="none" w:sz="0" w:space="0" w:color="auto"/>
                <w:right w:val="none" w:sz="0" w:space="0" w:color="auto"/>
              </w:divBdr>
            </w:div>
            <w:div w:id="1012953815">
              <w:marLeft w:val="0"/>
              <w:marRight w:val="0"/>
              <w:marTop w:val="0"/>
              <w:marBottom w:val="0"/>
              <w:divBdr>
                <w:top w:val="none" w:sz="0" w:space="0" w:color="auto"/>
                <w:left w:val="none" w:sz="0" w:space="0" w:color="auto"/>
                <w:bottom w:val="none" w:sz="0" w:space="0" w:color="auto"/>
                <w:right w:val="none" w:sz="0" w:space="0" w:color="auto"/>
              </w:divBdr>
            </w:div>
            <w:div w:id="1041713150">
              <w:marLeft w:val="0"/>
              <w:marRight w:val="0"/>
              <w:marTop w:val="0"/>
              <w:marBottom w:val="0"/>
              <w:divBdr>
                <w:top w:val="none" w:sz="0" w:space="0" w:color="auto"/>
                <w:left w:val="none" w:sz="0" w:space="0" w:color="auto"/>
                <w:bottom w:val="none" w:sz="0" w:space="0" w:color="auto"/>
                <w:right w:val="none" w:sz="0" w:space="0" w:color="auto"/>
              </w:divBdr>
            </w:div>
            <w:div w:id="1814175307">
              <w:marLeft w:val="0"/>
              <w:marRight w:val="0"/>
              <w:marTop w:val="0"/>
              <w:marBottom w:val="0"/>
              <w:divBdr>
                <w:top w:val="none" w:sz="0" w:space="0" w:color="auto"/>
                <w:left w:val="none" w:sz="0" w:space="0" w:color="auto"/>
                <w:bottom w:val="none" w:sz="0" w:space="0" w:color="auto"/>
                <w:right w:val="none" w:sz="0" w:space="0" w:color="auto"/>
              </w:divBdr>
            </w:div>
            <w:div w:id="8842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08711">
      <w:bodyDiv w:val="1"/>
      <w:marLeft w:val="0"/>
      <w:marRight w:val="0"/>
      <w:marTop w:val="0"/>
      <w:marBottom w:val="0"/>
      <w:divBdr>
        <w:top w:val="none" w:sz="0" w:space="0" w:color="auto"/>
        <w:left w:val="none" w:sz="0" w:space="0" w:color="auto"/>
        <w:bottom w:val="none" w:sz="0" w:space="0" w:color="auto"/>
        <w:right w:val="none" w:sz="0" w:space="0" w:color="auto"/>
      </w:divBdr>
      <w:divsChild>
        <w:div w:id="1168444833">
          <w:marLeft w:val="0"/>
          <w:marRight w:val="0"/>
          <w:marTop w:val="0"/>
          <w:marBottom w:val="0"/>
          <w:divBdr>
            <w:top w:val="none" w:sz="0" w:space="0" w:color="auto"/>
            <w:left w:val="none" w:sz="0" w:space="0" w:color="auto"/>
            <w:bottom w:val="none" w:sz="0" w:space="0" w:color="auto"/>
            <w:right w:val="none" w:sz="0" w:space="0" w:color="auto"/>
          </w:divBdr>
          <w:divsChild>
            <w:div w:id="207847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1868">
      <w:bodyDiv w:val="1"/>
      <w:marLeft w:val="0"/>
      <w:marRight w:val="0"/>
      <w:marTop w:val="0"/>
      <w:marBottom w:val="0"/>
      <w:divBdr>
        <w:top w:val="none" w:sz="0" w:space="0" w:color="auto"/>
        <w:left w:val="none" w:sz="0" w:space="0" w:color="auto"/>
        <w:bottom w:val="none" w:sz="0" w:space="0" w:color="auto"/>
        <w:right w:val="none" w:sz="0" w:space="0" w:color="auto"/>
      </w:divBdr>
      <w:divsChild>
        <w:div w:id="2048262404">
          <w:marLeft w:val="0"/>
          <w:marRight w:val="0"/>
          <w:marTop w:val="0"/>
          <w:marBottom w:val="0"/>
          <w:divBdr>
            <w:top w:val="none" w:sz="0" w:space="0" w:color="auto"/>
            <w:left w:val="none" w:sz="0" w:space="0" w:color="auto"/>
            <w:bottom w:val="none" w:sz="0" w:space="0" w:color="auto"/>
            <w:right w:val="none" w:sz="0" w:space="0" w:color="auto"/>
          </w:divBdr>
          <w:divsChild>
            <w:div w:id="1624922054">
              <w:marLeft w:val="0"/>
              <w:marRight w:val="0"/>
              <w:marTop w:val="0"/>
              <w:marBottom w:val="0"/>
              <w:divBdr>
                <w:top w:val="none" w:sz="0" w:space="0" w:color="auto"/>
                <w:left w:val="none" w:sz="0" w:space="0" w:color="auto"/>
                <w:bottom w:val="none" w:sz="0" w:space="0" w:color="auto"/>
                <w:right w:val="none" w:sz="0" w:space="0" w:color="auto"/>
              </w:divBdr>
            </w:div>
            <w:div w:id="205835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0084">
      <w:bodyDiv w:val="1"/>
      <w:marLeft w:val="0"/>
      <w:marRight w:val="0"/>
      <w:marTop w:val="0"/>
      <w:marBottom w:val="0"/>
      <w:divBdr>
        <w:top w:val="none" w:sz="0" w:space="0" w:color="auto"/>
        <w:left w:val="none" w:sz="0" w:space="0" w:color="auto"/>
        <w:bottom w:val="none" w:sz="0" w:space="0" w:color="auto"/>
        <w:right w:val="none" w:sz="0" w:space="0" w:color="auto"/>
      </w:divBdr>
      <w:divsChild>
        <w:div w:id="304430768">
          <w:marLeft w:val="0"/>
          <w:marRight w:val="0"/>
          <w:marTop w:val="0"/>
          <w:marBottom w:val="0"/>
          <w:divBdr>
            <w:top w:val="none" w:sz="0" w:space="0" w:color="auto"/>
            <w:left w:val="none" w:sz="0" w:space="0" w:color="auto"/>
            <w:bottom w:val="none" w:sz="0" w:space="0" w:color="auto"/>
            <w:right w:val="none" w:sz="0" w:space="0" w:color="auto"/>
          </w:divBdr>
          <w:divsChild>
            <w:div w:id="601307382">
              <w:marLeft w:val="0"/>
              <w:marRight w:val="0"/>
              <w:marTop w:val="0"/>
              <w:marBottom w:val="0"/>
              <w:divBdr>
                <w:top w:val="none" w:sz="0" w:space="0" w:color="auto"/>
                <w:left w:val="none" w:sz="0" w:space="0" w:color="auto"/>
                <w:bottom w:val="none" w:sz="0" w:space="0" w:color="auto"/>
                <w:right w:val="none" w:sz="0" w:space="0" w:color="auto"/>
              </w:divBdr>
            </w:div>
            <w:div w:id="13145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45919">
      <w:bodyDiv w:val="1"/>
      <w:marLeft w:val="0"/>
      <w:marRight w:val="0"/>
      <w:marTop w:val="0"/>
      <w:marBottom w:val="0"/>
      <w:divBdr>
        <w:top w:val="none" w:sz="0" w:space="0" w:color="auto"/>
        <w:left w:val="none" w:sz="0" w:space="0" w:color="auto"/>
        <w:bottom w:val="none" w:sz="0" w:space="0" w:color="auto"/>
        <w:right w:val="none" w:sz="0" w:space="0" w:color="auto"/>
      </w:divBdr>
      <w:divsChild>
        <w:div w:id="320550522">
          <w:marLeft w:val="0"/>
          <w:marRight w:val="0"/>
          <w:marTop w:val="0"/>
          <w:marBottom w:val="0"/>
          <w:divBdr>
            <w:top w:val="none" w:sz="0" w:space="0" w:color="auto"/>
            <w:left w:val="none" w:sz="0" w:space="0" w:color="auto"/>
            <w:bottom w:val="none" w:sz="0" w:space="0" w:color="auto"/>
            <w:right w:val="none" w:sz="0" w:space="0" w:color="auto"/>
          </w:divBdr>
          <w:divsChild>
            <w:div w:id="16189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6004">
      <w:bodyDiv w:val="1"/>
      <w:marLeft w:val="0"/>
      <w:marRight w:val="0"/>
      <w:marTop w:val="0"/>
      <w:marBottom w:val="0"/>
      <w:divBdr>
        <w:top w:val="none" w:sz="0" w:space="0" w:color="auto"/>
        <w:left w:val="none" w:sz="0" w:space="0" w:color="auto"/>
        <w:bottom w:val="none" w:sz="0" w:space="0" w:color="auto"/>
        <w:right w:val="none" w:sz="0" w:space="0" w:color="auto"/>
      </w:divBdr>
      <w:divsChild>
        <w:div w:id="596868471">
          <w:marLeft w:val="0"/>
          <w:marRight w:val="0"/>
          <w:marTop w:val="0"/>
          <w:marBottom w:val="0"/>
          <w:divBdr>
            <w:top w:val="none" w:sz="0" w:space="0" w:color="auto"/>
            <w:left w:val="none" w:sz="0" w:space="0" w:color="auto"/>
            <w:bottom w:val="none" w:sz="0" w:space="0" w:color="auto"/>
            <w:right w:val="none" w:sz="0" w:space="0" w:color="auto"/>
          </w:divBdr>
          <w:divsChild>
            <w:div w:id="190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68891">
      <w:bodyDiv w:val="1"/>
      <w:marLeft w:val="0"/>
      <w:marRight w:val="0"/>
      <w:marTop w:val="0"/>
      <w:marBottom w:val="0"/>
      <w:divBdr>
        <w:top w:val="none" w:sz="0" w:space="0" w:color="auto"/>
        <w:left w:val="none" w:sz="0" w:space="0" w:color="auto"/>
        <w:bottom w:val="none" w:sz="0" w:space="0" w:color="auto"/>
        <w:right w:val="none" w:sz="0" w:space="0" w:color="auto"/>
      </w:divBdr>
      <w:divsChild>
        <w:div w:id="71465659">
          <w:marLeft w:val="0"/>
          <w:marRight w:val="0"/>
          <w:marTop w:val="0"/>
          <w:marBottom w:val="0"/>
          <w:divBdr>
            <w:top w:val="none" w:sz="0" w:space="0" w:color="auto"/>
            <w:left w:val="none" w:sz="0" w:space="0" w:color="auto"/>
            <w:bottom w:val="none" w:sz="0" w:space="0" w:color="auto"/>
            <w:right w:val="none" w:sz="0" w:space="0" w:color="auto"/>
          </w:divBdr>
          <w:divsChild>
            <w:div w:id="1510371930">
              <w:marLeft w:val="0"/>
              <w:marRight w:val="0"/>
              <w:marTop w:val="0"/>
              <w:marBottom w:val="0"/>
              <w:divBdr>
                <w:top w:val="none" w:sz="0" w:space="0" w:color="auto"/>
                <w:left w:val="none" w:sz="0" w:space="0" w:color="auto"/>
                <w:bottom w:val="none" w:sz="0" w:space="0" w:color="auto"/>
                <w:right w:val="none" w:sz="0" w:space="0" w:color="auto"/>
              </w:divBdr>
            </w:div>
            <w:div w:id="247158142">
              <w:marLeft w:val="0"/>
              <w:marRight w:val="0"/>
              <w:marTop w:val="0"/>
              <w:marBottom w:val="0"/>
              <w:divBdr>
                <w:top w:val="none" w:sz="0" w:space="0" w:color="auto"/>
                <w:left w:val="none" w:sz="0" w:space="0" w:color="auto"/>
                <w:bottom w:val="none" w:sz="0" w:space="0" w:color="auto"/>
                <w:right w:val="none" w:sz="0" w:space="0" w:color="auto"/>
              </w:divBdr>
            </w:div>
            <w:div w:id="175565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15215">
      <w:bodyDiv w:val="1"/>
      <w:marLeft w:val="0"/>
      <w:marRight w:val="0"/>
      <w:marTop w:val="0"/>
      <w:marBottom w:val="0"/>
      <w:divBdr>
        <w:top w:val="none" w:sz="0" w:space="0" w:color="auto"/>
        <w:left w:val="none" w:sz="0" w:space="0" w:color="auto"/>
        <w:bottom w:val="none" w:sz="0" w:space="0" w:color="auto"/>
        <w:right w:val="none" w:sz="0" w:space="0" w:color="auto"/>
      </w:divBdr>
      <w:divsChild>
        <w:div w:id="187455991">
          <w:marLeft w:val="0"/>
          <w:marRight w:val="0"/>
          <w:marTop w:val="0"/>
          <w:marBottom w:val="0"/>
          <w:divBdr>
            <w:top w:val="none" w:sz="0" w:space="0" w:color="auto"/>
            <w:left w:val="none" w:sz="0" w:space="0" w:color="auto"/>
            <w:bottom w:val="none" w:sz="0" w:space="0" w:color="auto"/>
            <w:right w:val="none" w:sz="0" w:space="0" w:color="auto"/>
          </w:divBdr>
          <w:divsChild>
            <w:div w:id="18360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84908">
      <w:bodyDiv w:val="1"/>
      <w:marLeft w:val="0"/>
      <w:marRight w:val="0"/>
      <w:marTop w:val="0"/>
      <w:marBottom w:val="0"/>
      <w:divBdr>
        <w:top w:val="none" w:sz="0" w:space="0" w:color="auto"/>
        <w:left w:val="none" w:sz="0" w:space="0" w:color="auto"/>
        <w:bottom w:val="none" w:sz="0" w:space="0" w:color="auto"/>
        <w:right w:val="none" w:sz="0" w:space="0" w:color="auto"/>
      </w:divBdr>
      <w:divsChild>
        <w:div w:id="2103909778">
          <w:marLeft w:val="0"/>
          <w:marRight w:val="0"/>
          <w:marTop w:val="0"/>
          <w:marBottom w:val="0"/>
          <w:divBdr>
            <w:top w:val="none" w:sz="0" w:space="0" w:color="auto"/>
            <w:left w:val="none" w:sz="0" w:space="0" w:color="auto"/>
            <w:bottom w:val="none" w:sz="0" w:space="0" w:color="auto"/>
            <w:right w:val="none" w:sz="0" w:space="0" w:color="auto"/>
          </w:divBdr>
          <w:divsChild>
            <w:div w:id="12978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45817">
      <w:bodyDiv w:val="1"/>
      <w:marLeft w:val="0"/>
      <w:marRight w:val="0"/>
      <w:marTop w:val="0"/>
      <w:marBottom w:val="0"/>
      <w:divBdr>
        <w:top w:val="none" w:sz="0" w:space="0" w:color="auto"/>
        <w:left w:val="none" w:sz="0" w:space="0" w:color="auto"/>
        <w:bottom w:val="none" w:sz="0" w:space="0" w:color="auto"/>
        <w:right w:val="none" w:sz="0" w:space="0" w:color="auto"/>
      </w:divBdr>
      <w:divsChild>
        <w:div w:id="558982821">
          <w:marLeft w:val="0"/>
          <w:marRight w:val="0"/>
          <w:marTop w:val="0"/>
          <w:marBottom w:val="0"/>
          <w:divBdr>
            <w:top w:val="none" w:sz="0" w:space="0" w:color="auto"/>
            <w:left w:val="none" w:sz="0" w:space="0" w:color="auto"/>
            <w:bottom w:val="none" w:sz="0" w:space="0" w:color="auto"/>
            <w:right w:val="none" w:sz="0" w:space="0" w:color="auto"/>
          </w:divBdr>
          <w:divsChild>
            <w:div w:id="201780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953943">
      <w:bodyDiv w:val="1"/>
      <w:marLeft w:val="0"/>
      <w:marRight w:val="0"/>
      <w:marTop w:val="0"/>
      <w:marBottom w:val="0"/>
      <w:divBdr>
        <w:top w:val="none" w:sz="0" w:space="0" w:color="auto"/>
        <w:left w:val="none" w:sz="0" w:space="0" w:color="auto"/>
        <w:bottom w:val="none" w:sz="0" w:space="0" w:color="auto"/>
        <w:right w:val="none" w:sz="0" w:space="0" w:color="auto"/>
      </w:divBdr>
      <w:divsChild>
        <w:div w:id="33507860">
          <w:marLeft w:val="0"/>
          <w:marRight w:val="0"/>
          <w:marTop w:val="0"/>
          <w:marBottom w:val="0"/>
          <w:divBdr>
            <w:top w:val="none" w:sz="0" w:space="0" w:color="auto"/>
            <w:left w:val="none" w:sz="0" w:space="0" w:color="auto"/>
            <w:bottom w:val="none" w:sz="0" w:space="0" w:color="auto"/>
            <w:right w:val="none" w:sz="0" w:space="0" w:color="auto"/>
          </w:divBdr>
          <w:divsChild>
            <w:div w:id="1004169640">
              <w:marLeft w:val="0"/>
              <w:marRight w:val="0"/>
              <w:marTop w:val="0"/>
              <w:marBottom w:val="0"/>
              <w:divBdr>
                <w:top w:val="none" w:sz="0" w:space="0" w:color="auto"/>
                <w:left w:val="none" w:sz="0" w:space="0" w:color="auto"/>
                <w:bottom w:val="none" w:sz="0" w:space="0" w:color="auto"/>
                <w:right w:val="none" w:sz="0" w:space="0" w:color="auto"/>
              </w:divBdr>
            </w:div>
            <w:div w:id="1879318534">
              <w:marLeft w:val="0"/>
              <w:marRight w:val="0"/>
              <w:marTop w:val="0"/>
              <w:marBottom w:val="0"/>
              <w:divBdr>
                <w:top w:val="none" w:sz="0" w:space="0" w:color="auto"/>
                <w:left w:val="none" w:sz="0" w:space="0" w:color="auto"/>
                <w:bottom w:val="none" w:sz="0" w:space="0" w:color="auto"/>
                <w:right w:val="none" w:sz="0" w:space="0" w:color="auto"/>
              </w:divBdr>
            </w:div>
            <w:div w:id="61383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92254">
      <w:bodyDiv w:val="1"/>
      <w:marLeft w:val="0"/>
      <w:marRight w:val="0"/>
      <w:marTop w:val="0"/>
      <w:marBottom w:val="0"/>
      <w:divBdr>
        <w:top w:val="none" w:sz="0" w:space="0" w:color="auto"/>
        <w:left w:val="none" w:sz="0" w:space="0" w:color="auto"/>
        <w:bottom w:val="none" w:sz="0" w:space="0" w:color="auto"/>
        <w:right w:val="none" w:sz="0" w:space="0" w:color="auto"/>
      </w:divBdr>
      <w:divsChild>
        <w:div w:id="630289119">
          <w:marLeft w:val="0"/>
          <w:marRight w:val="0"/>
          <w:marTop w:val="0"/>
          <w:marBottom w:val="0"/>
          <w:divBdr>
            <w:top w:val="none" w:sz="0" w:space="0" w:color="auto"/>
            <w:left w:val="none" w:sz="0" w:space="0" w:color="auto"/>
            <w:bottom w:val="none" w:sz="0" w:space="0" w:color="auto"/>
            <w:right w:val="none" w:sz="0" w:space="0" w:color="auto"/>
          </w:divBdr>
          <w:divsChild>
            <w:div w:id="466048046">
              <w:marLeft w:val="0"/>
              <w:marRight w:val="0"/>
              <w:marTop w:val="0"/>
              <w:marBottom w:val="0"/>
              <w:divBdr>
                <w:top w:val="none" w:sz="0" w:space="0" w:color="auto"/>
                <w:left w:val="none" w:sz="0" w:space="0" w:color="auto"/>
                <w:bottom w:val="none" w:sz="0" w:space="0" w:color="auto"/>
                <w:right w:val="none" w:sz="0" w:space="0" w:color="auto"/>
              </w:divBdr>
            </w:div>
            <w:div w:id="361714136">
              <w:marLeft w:val="0"/>
              <w:marRight w:val="0"/>
              <w:marTop w:val="0"/>
              <w:marBottom w:val="0"/>
              <w:divBdr>
                <w:top w:val="none" w:sz="0" w:space="0" w:color="auto"/>
                <w:left w:val="none" w:sz="0" w:space="0" w:color="auto"/>
                <w:bottom w:val="none" w:sz="0" w:space="0" w:color="auto"/>
                <w:right w:val="none" w:sz="0" w:space="0" w:color="auto"/>
              </w:divBdr>
            </w:div>
            <w:div w:id="17589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sv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microbit.org/cod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sv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eader" Target="header4.xml"/><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42A011-0060-4CA5-920D-72CDA1BC63F8}">
  <ds:schemaRefs>
    <ds:schemaRef ds:uri="http://schemas.openxmlformats.org/officeDocument/2006/bibliography"/>
  </ds:schemaRefs>
</ds:datastoreItem>
</file>

<file path=docMetadata/LabelInfo.xml><?xml version="1.0" encoding="utf-8"?>
<clbl:labelList xmlns:clbl="http://schemas.microsoft.com/office/2020/mipLabelMetadata">
  <clbl:label id="{b87286b2-b9e8-4e9d-8e5a-7a265f6b6396}"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81</Pages>
  <Words>2874</Words>
  <Characters>25099</Characters>
  <Application>Microsoft Office Word</Application>
  <DocSecurity>4</DocSecurity>
  <Lines>209</Lines>
  <Paragraphs>55</Paragraphs>
  <ScaleCrop>false</ScaleCrop>
  <HeadingPairs>
    <vt:vector size="2" baseType="variant">
      <vt:variant>
        <vt:lpstr>Title</vt:lpstr>
      </vt:variant>
      <vt:variant>
        <vt:i4>1</vt:i4>
      </vt:variant>
    </vt:vector>
  </HeadingPairs>
  <TitlesOfParts>
    <vt:vector size="1" baseType="lpstr">
      <vt:lpstr>Miscellaneous Report Template</vt:lpstr>
    </vt:vector>
  </TitlesOfParts>
  <Company>Collins Aerospace</Company>
  <LinksUpToDate>false</LinksUpToDate>
  <CharactersWithSpaces>27918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Miscellaneous Report Template</dc:title>
  <dc:creator>Ian.Brown@utas.utc.com</dc:creator>
  <dc:description>Template Rev 14 (25-Nov-2021)</dc:description>
  <cp:lastModifiedBy>Richardson, Corey A (GBR)</cp:lastModifiedBy>
  <cp:revision>2</cp:revision>
  <cp:lastPrinted>2025-06-30T12:07:00Z</cp:lastPrinted>
  <dcterms:created xsi:type="dcterms:W3CDTF">2025-06-30T12:09:00Z</dcterms:created>
  <dcterms:modified xsi:type="dcterms:W3CDTF">2025-06-30T12:09:00Z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87286b2-b9e8-4e9d-8e5a-7a265f6b6396_Enabled">
    <vt:lpwstr>true</vt:lpwstr>
  </property>
  <property fmtid="{D5CDD505-2E9C-101B-9397-08002B2CF9AE}" pid="3" name="MSIP_Label_b87286b2-b9e8-4e9d-8e5a-7a265f6b6396_SetDate">
    <vt:lpwstr>2021-11-25T13:29:18Z</vt:lpwstr>
  </property>
  <property fmtid="{D5CDD505-2E9C-101B-9397-08002B2CF9AE}" pid="4" name="MSIP_Label_b87286b2-b9e8-4e9d-8e5a-7a265f6b6396_Method">
    <vt:lpwstr>Privileged</vt:lpwstr>
  </property>
  <property fmtid="{D5CDD505-2E9C-101B-9397-08002B2CF9AE}" pid="5" name="MSIP_Label_b87286b2-b9e8-4e9d-8e5a-7a265f6b6396_Name">
    <vt:lpwstr>UNSURE (NUSP)</vt:lpwstr>
  </property>
  <property fmtid="{D5CDD505-2E9C-101B-9397-08002B2CF9AE}" pid="6" name="MSIP_Label_b87286b2-b9e8-4e9d-8e5a-7a265f6b6396_SiteId">
    <vt:lpwstr>7a18110d-ef9b-4274-acef-e62ab0fe28ed</vt:lpwstr>
  </property>
  <property fmtid="{D5CDD505-2E9C-101B-9397-08002B2CF9AE}" pid="7" name="MSIP_Label_b87286b2-b9e8-4e9d-8e5a-7a265f6b6396_ActionId">
    <vt:lpwstr>84df423f-7502-4a52-9210-ca24d501908b</vt:lpwstr>
  </property>
  <property fmtid="{D5CDD505-2E9C-101B-9397-08002B2CF9AE}" pid="8" name="MSIP_Label_b87286b2-b9e8-4e9d-8e5a-7a265f6b6396_ContentBits">
    <vt:lpwstr>0</vt:lpwstr>
  </property>
</Properties>
</file>